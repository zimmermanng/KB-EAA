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spacing w:line="276" w:lineRule="auto"/>
        <w:rPr>
          <w:vertAlign w:val="baseline"/>
        </w:rPr>
      </w:pPr>
      <w:bookmarkStart w:colFirst="0" w:colLast="0" w:name="_heading=h.xpryavesvjj0" w:id="0"/>
      <w:bookmarkEnd w:id="0"/>
      <w:r w:rsidDel="00000000" w:rsidR="00000000" w:rsidRPr="00000000">
        <w:rPr>
          <w:vertAlign w:val="baseline"/>
          <w:rtl w:val="0"/>
        </w:rPr>
        <w:t xml:space="preserve">Syllabus “Knowledge Badge - European Accessibility Act</w:t>
      </w:r>
      <w:r w:rsidDel="00000000" w:rsidR="00000000" w:rsidRPr="00000000">
        <w:rPr>
          <w:vertAlign w:val="baseline"/>
          <w:rtl w:val="0"/>
        </w:rPr>
        <w:t xml:space="preserve"> (KB-EAA)”</w:t>
      </w:r>
    </w:p>
    <w:p w:rsidR="00000000" w:rsidDel="00000000" w:rsidP="00000000" w:rsidRDefault="00000000" w:rsidRPr="00000000" w14:paraId="00000002">
      <w:pPr>
        <w:spacing w:after="240" w:before="240" w:lineRule="auto"/>
        <w:rPr>
          <w:i w:val="1"/>
        </w:rPr>
      </w:pPr>
      <w:r w:rsidDel="00000000" w:rsidR="00000000" w:rsidRPr="00000000">
        <w:rPr>
          <w:i w:val="1"/>
          <w:rtl w:val="0"/>
        </w:rPr>
        <w:t xml:space="preserve">Version vom 19.08.2025</w:t>
      </w:r>
    </w:p>
    <w:p w:rsidR="00000000" w:rsidDel="00000000" w:rsidP="00000000" w:rsidRDefault="00000000" w:rsidRPr="00000000" w14:paraId="00000003">
      <w:pPr>
        <w:pStyle w:val="Heading1"/>
        <w:spacing w:after="240" w:before="240" w:lineRule="auto"/>
        <w:rPr/>
      </w:pPr>
      <w:bookmarkStart w:colFirst="0" w:colLast="0" w:name="_heading=h.exqr9gwslu2c" w:id="1"/>
      <w:bookmarkEnd w:id="1"/>
      <w:r w:rsidDel="00000000" w:rsidR="00000000" w:rsidRPr="00000000">
        <w:rPr>
          <w:rtl w:val="0"/>
        </w:rPr>
        <w:t xml:space="preserve">Vorwort</w:t>
      </w:r>
    </w:p>
    <w:p w:rsidR="00000000" w:rsidDel="00000000" w:rsidP="00000000" w:rsidRDefault="00000000" w:rsidRPr="00000000" w14:paraId="00000004">
      <w:pPr>
        <w:spacing w:after="240" w:before="240" w:lineRule="auto"/>
        <w:rPr/>
      </w:pPr>
      <w:r w:rsidDel="00000000" w:rsidR="00000000" w:rsidRPr="00000000">
        <w:rPr>
          <w:rtl w:val="0"/>
        </w:rPr>
        <w:t xml:space="preserve">Dieser Syllabus möchte Ihnen einen Überblick über die Inhalte und Kompetenzen (Lernziele) geben, die zum Knowledge Badge “European Accessibility Act” (KB-EAA) gehören. Damit erfahren Sie, welche Kenntnisse und Fertigkeiten von Kandidaten erwartet werden, die das KB-EAA der </w:t>
      </w:r>
      <w:hyperlink r:id="rId9">
        <w:r w:rsidDel="00000000" w:rsidR="00000000" w:rsidRPr="00000000">
          <w:rPr>
            <w:color w:val="1155cc"/>
            <w:u w:val="single"/>
            <w:rtl w:val="0"/>
          </w:rPr>
          <w:t xml:space="preserve">deutschen Niederlassung der International Association of Accessibility Professionals (IAAP D-A-CH)</w:t>
        </w:r>
      </w:hyperlink>
      <w:r w:rsidDel="00000000" w:rsidR="00000000" w:rsidRPr="00000000">
        <w:rPr>
          <w:rtl w:val="0"/>
        </w:rPr>
        <w:t xml:space="preserve"> erwerben möchten. Bei IAAP D-A-CH finden Sie auch </w:t>
      </w:r>
      <w:hyperlink r:id="rId10">
        <w:r w:rsidDel="00000000" w:rsidR="00000000" w:rsidRPr="00000000">
          <w:rPr>
            <w:color w:val="1155cc"/>
            <w:u w:val="single"/>
            <w:rtl w:val="0"/>
          </w:rPr>
          <w:t xml:space="preserve">weitere Informationen zum Konzept der Knowledge Badges</w:t>
        </w:r>
      </w:hyperlink>
      <w:r w:rsidDel="00000000" w:rsidR="00000000" w:rsidRPr="00000000">
        <w:rPr>
          <w:rtl w:val="0"/>
        </w:rPr>
        <w:t xml:space="preserve">.</w:t>
      </w:r>
    </w:p>
    <w:p w:rsidR="00000000" w:rsidDel="00000000" w:rsidP="00000000" w:rsidRDefault="00000000" w:rsidRPr="00000000" w14:paraId="00000005">
      <w:pPr>
        <w:spacing w:after="240" w:before="240" w:lineRule="auto"/>
        <w:rPr/>
      </w:pPr>
      <w:r w:rsidDel="00000000" w:rsidR="00000000" w:rsidRPr="00000000">
        <w:rPr>
          <w:rtl w:val="0"/>
        </w:rPr>
        <w:t xml:space="preserve">Der Syllabus setzt sich aus den folgenden Informationen zusammen:</w:t>
      </w:r>
    </w:p>
    <w:p w:rsidR="00000000" w:rsidDel="00000000" w:rsidP="00000000" w:rsidRDefault="00000000" w:rsidRPr="00000000" w14:paraId="00000006">
      <w:pPr>
        <w:numPr>
          <w:ilvl w:val="0"/>
          <w:numId w:val="27"/>
        </w:numPr>
        <w:spacing w:after="0" w:afterAutospacing="0" w:before="240" w:lineRule="auto"/>
        <w:ind w:left="720" w:hanging="360"/>
        <w:rPr>
          <w:u w:val="none"/>
        </w:rPr>
      </w:pPr>
      <w:r w:rsidDel="00000000" w:rsidR="00000000" w:rsidRPr="00000000">
        <w:rPr>
          <w:rtl w:val="0"/>
        </w:rPr>
        <w:t xml:space="preserve">Gliederung des Lerninhalts (7 Module mit Untermodulen)</w:t>
      </w:r>
    </w:p>
    <w:p w:rsidR="00000000" w:rsidDel="00000000" w:rsidP="00000000" w:rsidRDefault="00000000" w:rsidRPr="00000000" w14:paraId="00000007">
      <w:pPr>
        <w:numPr>
          <w:ilvl w:val="0"/>
          <w:numId w:val="27"/>
        </w:numPr>
        <w:spacing w:after="0" w:afterAutospacing="0" w:before="0" w:beforeAutospacing="0" w:lineRule="auto"/>
        <w:ind w:left="720" w:hanging="360"/>
        <w:rPr>
          <w:u w:val="none"/>
        </w:rPr>
      </w:pPr>
      <w:r w:rsidDel="00000000" w:rsidR="00000000" w:rsidRPr="00000000">
        <w:rPr>
          <w:rtl w:val="0"/>
        </w:rPr>
        <w:t xml:space="preserve">Lernziele, welche die zu erwerbenden Kompetenzen beschreiben</w:t>
      </w:r>
    </w:p>
    <w:p w:rsidR="00000000" w:rsidDel="00000000" w:rsidP="00000000" w:rsidRDefault="00000000" w:rsidRPr="00000000" w14:paraId="00000008">
      <w:pPr>
        <w:numPr>
          <w:ilvl w:val="0"/>
          <w:numId w:val="27"/>
        </w:numPr>
        <w:spacing w:after="240" w:before="0" w:beforeAutospacing="0" w:lineRule="auto"/>
        <w:ind w:left="720" w:hanging="360"/>
        <w:rPr>
          <w:u w:val="none"/>
        </w:rPr>
      </w:pPr>
      <w:r w:rsidDel="00000000" w:rsidR="00000000" w:rsidRPr="00000000">
        <w:rPr>
          <w:rtl w:val="0"/>
        </w:rPr>
        <w:t xml:space="preserve">Links zu </w:t>
      </w:r>
      <w:r w:rsidDel="00000000" w:rsidR="00000000" w:rsidRPr="00000000">
        <w:rPr>
          <w:rtl w:val="0"/>
        </w:rPr>
        <w:t xml:space="preserve">Ressourcen</w:t>
      </w:r>
      <w:r w:rsidDel="00000000" w:rsidR="00000000" w:rsidRPr="00000000">
        <w:rPr>
          <w:rtl w:val="0"/>
        </w:rPr>
        <w:t xml:space="preserve"> pro Untermodul (als getaggte Linksammlungen im </w:t>
      </w:r>
      <w:hyperlink r:id="rId11">
        <w:r w:rsidDel="00000000" w:rsidR="00000000" w:rsidRPr="00000000">
          <w:rPr>
            <w:color w:val="1155cc"/>
            <w:u w:val="single"/>
            <w:rtl w:val="0"/>
          </w:rPr>
          <w:t xml:space="preserve">TRAINomat des Kompetenzzentrums für digitale Barrierefreiheit</w:t>
        </w:r>
      </w:hyperlink>
      <w:r w:rsidDel="00000000" w:rsidR="00000000" w:rsidRPr="00000000">
        <w:rPr>
          <w:rtl w:val="0"/>
        </w:rPr>
        <w:t xml:space="preserve">). </w:t>
        <w:br w:type="textWrapping"/>
      </w:r>
      <w:r w:rsidDel="00000000" w:rsidR="00000000" w:rsidRPr="00000000">
        <w:rPr>
          <w:b w:val="1"/>
          <w:rtl w:val="0"/>
        </w:rPr>
        <w:t xml:space="preserve">Achtung:</w:t>
      </w:r>
      <w:r w:rsidDel="00000000" w:rsidR="00000000" w:rsidRPr="00000000">
        <w:rPr>
          <w:rtl w:val="0"/>
        </w:rPr>
        <w:t xml:space="preserve"> Die Ressourcen sind nur eine Empfehlung. Sie sind nicht als vollständig zur Vorbereitung auf die Examensfragen zu betrachten. Kursanbietende und Selbstlernende sollten ihre Inhalte auf Basis der Lernziele selbst zusammensuchen.</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left"/>
        <w:rPr/>
      </w:pPr>
      <w:r w:rsidDel="00000000" w:rsidR="00000000" w:rsidRPr="00000000">
        <w:rPr>
          <w:rtl w:val="0"/>
        </w:rPr>
        <w:t xml:space="preserve">Der Syllabus kann als strukturelle Vorlage für Workshops und Lernkurse verwendet werden, die das Ziel haben, die Teilnehmenden auf das KB-EAA vorzubereiten. Der Gebrauch des Syllabus zum Selbststudium ist nur Personen zu empfehlen, die sich schon gut im Bereich digitaler Barrierefreiheit auskennen und in der Lage sind, sich selbst zu den Lernzielen relevante Ressourcen zu suchen.</w:t>
      </w:r>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b w:val="1"/>
          <w:rtl w:val="0"/>
        </w:rPr>
        <w:t xml:space="preserve">Hinweis:</w:t>
      </w:r>
      <w:r w:rsidDel="00000000" w:rsidR="00000000" w:rsidRPr="00000000">
        <w:rPr>
          <w:rtl w:val="0"/>
        </w:rPr>
        <w:t xml:space="preserve"> Es wird ausdrücklich darauf hingewiesen, dass das KB-EAA keine verbindlichen rechtlichen Auskünfte gibt. Wenn Sie das suchen, wenden Sie sich bitte an eine professionelle Rechtsberatung.</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left"/>
        <w:rPr/>
      </w:pPr>
      <w:r w:rsidDel="00000000" w:rsidR="00000000" w:rsidRPr="00000000">
        <w:rPr>
          <w:rtl w:val="0"/>
        </w:rPr>
        <w:t xml:space="preserve">Die </w:t>
      </w:r>
      <w:r w:rsidDel="00000000" w:rsidR="00000000" w:rsidRPr="00000000">
        <w:rPr>
          <w:rtl w:val="0"/>
        </w:rPr>
        <w:t xml:space="preserve">Zielgruppen für das KB-EAA sind unter anderem:</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afterAutospacing="0" w:before="240" w:line="360" w:lineRule="auto"/>
        <w:ind w:left="720" w:right="0" w:hanging="360"/>
        <w:jc w:val="left"/>
      </w:pPr>
      <w:r w:rsidDel="00000000" w:rsidR="00000000" w:rsidRPr="00000000">
        <w:rPr>
          <w:rtl w:val="0"/>
        </w:rPr>
        <w:t xml:space="preserve">Leitende Personen in Organisationen</w:t>
      </w:r>
    </w:p>
    <w:p w:rsidR="00000000" w:rsidDel="00000000" w:rsidP="00000000" w:rsidRDefault="00000000" w:rsidRPr="00000000" w14:paraId="0000000D">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left"/>
        <w:rPr>
          <w:u w:val="none"/>
        </w:rPr>
      </w:pPr>
      <w:r w:rsidDel="00000000" w:rsidR="00000000" w:rsidRPr="00000000">
        <w:rPr>
          <w:rtl w:val="0"/>
        </w:rPr>
        <w:t xml:space="preserve">Projekt- und Teamleitung</w:t>
      </w:r>
    </w:p>
    <w:p w:rsidR="00000000" w:rsidDel="00000000" w:rsidP="00000000" w:rsidRDefault="00000000" w:rsidRPr="00000000" w14:paraId="0000000E">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left"/>
        <w:rPr>
          <w:u w:val="none"/>
        </w:rPr>
      </w:pPr>
      <w:r w:rsidDel="00000000" w:rsidR="00000000" w:rsidRPr="00000000">
        <w:rPr>
          <w:rtl w:val="0"/>
        </w:rPr>
        <w:t xml:space="preserve">Produktmanagement</w:t>
      </w:r>
    </w:p>
    <w:p w:rsidR="00000000" w:rsidDel="00000000" w:rsidP="00000000" w:rsidRDefault="00000000" w:rsidRPr="00000000" w14:paraId="0000000F">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left"/>
      </w:pPr>
      <w:r w:rsidDel="00000000" w:rsidR="00000000" w:rsidRPr="00000000">
        <w:rPr>
          <w:rtl w:val="0"/>
        </w:rPr>
        <w:t xml:space="preserve">Qualitätsmanagement und Compliance</w:t>
      </w:r>
    </w:p>
    <w:p w:rsidR="00000000" w:rsidDel="00000000" w:rsidP="00000000" w:rsidRDefault="00000000" w:rsidRPr="00000000" w14:paraId="00000010">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240" w:before="0" w:beforeAutospacing="0" w:line="360" w:lineRule="auto"/>
        <w:ind w:left="720" w:right="0" w:hanging="360"/>
        <w:jc w:val="left"/>
      </w:pPr>
      <w:r w:rsidDel="00000000" w:rsidR="00000000" w:rsidRPr="00000000">
        <w:rPr>
          <w:rtl w:val="0"/>
        </w:rPr>
        <w:t xml:space="preserve">Beauftragte für Barrierefreiheit</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left"/>
        <w:rPr/>
      </w:pPr>
      <w:r w:rsidDel="00000000" w:rsidR="00000000" w:rsidRPr="00000000">
        <w:rPr>
          <w:rtl w:val="0"/>
        </w:rPr>
        <w:t xml:space="preserve">An diesem Syllabus haben mitgearbeitet:</w:t>
      </w:r>
    </w:p>
    <w:p w:rsidR="00000000" w:rsidDel="00000000" w:rsidP="00000000" w:rsidRDefault="00000000" w:rsidRPr="00000000" w14:paraId="00000012">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afterAutospacing="0" w:before="240" w:line="360" w:lineRule="auto"/>
        <w:ind w:left="720" w:right="0" w:hanging="360"/>
        <w:jc w:val="left"/>
      </w:pPr>
      <w:r w:rsidDel="00000000" w:rsidR="00000000" w:rsidRPr="00000000">
        <w:rPr>
          <w:rtl w:val="0"/>
        </w:rPr>
        <w:t xml:space="preserve">Sven Bittenbinder</w:t>
      </w:r>
    </w:p>
    <w:p w:rsidR="00000000" w:rsidDel="00000000" w:rsidP="00000000" w:rsidRDefault="00000000" w:rsidRPr="00000000" w14:paraId="00000013">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left"/>
      </w:pPr>
      <w:r w:rsidDel="00000000" w:rsidR="00000000" w:rsidRPr="00000000">
        <w:rPr>
          <w:rtl w:val="0"/>
        </w:rPr>
        <w:t xml:space="preserve">Stefan Farnetani, CPACC</w:t>
      </w:r>
    </w:p>
    <w:p w:rsidR="00000000" w:rsidDel="00000000" w:rsidP="00000000" w:rsidRDefault="00000000" w:rsidRPr="00000000" w14:paraId="00000014">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left"/>
      </w:pPr>
      <w:r w:rsidDel="00000000" w:rsidR="00000000" w:rsidRPr="00000000">
        <w:rPr>
          <w:rtl w:val="0"/>
        </w:rPr>
        <w:t xml:space="preserve">Nina Gerling, CPWA</w:t>
      </w:r>
    </w:p>
    <w:p w:rsidR="00000000" w:rsidDel="00000000" w:rsidP="00000000" w:rsidRDefault="00000000" w:rsidRPr="00000000" w14:paraId="00000015">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left"/>
      </w:pPr>
      <w:r w:rsidDel="00000000" w:rsidR="00000000" w:rsidRPr="00000000">
        <w:rPr>
          <w:rtl w:val="0"/>
        </w:rPr>
        <w:t xml:space="preserve">Joschi Kuphal, CPWA + ADS</w:t>
      </w:r>
    </w:p>
    <w:p w:rsidR="00000000" w:rsidDel="00000000" w:rsidP="00000000" w:rsidRDefault="00000000" w:rsidRPr="00000000" w14:paraId="00000016">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left"/>
      </w:pPr>
      <w:r w:rsidDel="00000000" w:rsidR="00000000" w:rsidRPr="00000000">
        <w:rPr>
          <w:rtl w:val="0"/>
        </w:rPr>
        <w:t xml:space="preserve">Birgit Peböck</w:t>
      </w:r>
    </w:p>
    <w:p w:rsidR="00000000" w:rsidDel="00000000" w:rsidP="00000000" w:rsidRDefault="00000000" w:rsidRPr="00000000" w14:paraId="00000017">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left"/>
      </w:pPr>
      <w:r w:rsidDel="00000000" w:rsidR="00000000" w:rsidRPr="00000000">
        <w:rPr>
          <w:rtl w:val="0"/>
        </w:rPr>
        <w:t xml:space="preserve">Sonja Weckenmann, WAS</w:t>
      </w:r>
    </w:p>
    <w:p w:rsidR="00000000" w:rsidDel="00000000" w:rsidP="00000000" w:rsidRDefault="00000000" w:rsidRPr="00000000" w14:paraId="00000018">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left"/>
      </w:pPr>
      <w:r w:rsidDel="00000000" w:rsidR="00000000" w:rsidRPr="00000000">
        <w:rPr>
          <w:rtl w:val="0"/>
        </w:rPr>
        <w:t xml:space="preserve">Gottfried Zimmermann, CPWA</w:t>
      </w:r>
    </w:p>
    <w:p w:rsidR="00000000" w:rsidDel="00000000" w:rsidP="00000000" w:rsidRDefault="00000000" w:rsidRPr="00000000" w14:paraId="00000019">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left"/>
        <w:rPr>
          <w:u w:val="none"/>
        </w:rPr>
      </w:pPr>
      <w:r w:rsidDel="00000000" w:rsidR="00000000" w:rsidRPr="00000000">
        <w:rPr>
          <w:rtl w:val="0"/>
        </w:rPr>
        <w:t xml:space="preserve">Zsófia Gugán, CPWA</w:t>
      </w:r>
    </w:p>
    <w:p w:rsidR="00000000" w:rsidDel="00000000" w:rsidP="00000000" w:rsidRDefault="00000000" w:rsidRPr="00000000" w14:paraId="0000001A">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240" w:before="0" w:beforeAutospacing="0" w:line="360" w:lineRule="auto"/>
        <w:ind w:left="720" w:right="0" w:hanging="360"/>
        <w:jc w:val="left"/>
        <w:rPr>
          <w:u w:val="none"/>
        </w:rPr>
      </w:pPr>
      <w:r w:rsidDel="00000000" w:rsidR="00000000" w:rsidRPr="00000000">
        <w:rPr>
          <w:rtl w:val="0"/>
        </w:rPr>
        <w:t xml:space="preserve">Michael Düren (Board Member IAAP D-A-CH)</w:t>
      </w:r>
    </w:p>
    <w:p w:rsidR="00000000" w:rsidDel="00000000" w:rsidP="00000000" w:rsidRDefault="00000000" w:rsidRPr="00000000" w14:paraId="0000001B">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left"/>
        <w:rPr>
          <w:color w:val="000000"/>
          <w:sz w:val="32"/>
          <w:szCs w:val="32"/>
        </w:rPr>
      </w:pPr>
      <w:bookmarkStart w:colFirst="0" w:colLast="0" w:name="_heading=h.289rhfevs8pd" w:id="2"/>
      <w:bookmarkEnd w:id="2"/>
      <w:r w:rsidDel="00000000" w:rsidR="00000000" w:rsidRPr="00000000">
        <w:rPr>
          <w:color w:val="000000"/>
          <w:sz w:val="32"/>
          <w:szCs w:val="32"/>
          <w:rtl w:val="0"/>
        </w:rPr>
        <w:t xml:space="preserve">Hinweis zum Lernansatz</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left"/>
        <w:rPr/>
      </w:pPr>
      <w:r w:rsidDel="00000000" w:rsidR="00000000" w:rsidRPr="00000000">
        <w:rPr>
          <w:rtl w:val="0"/>
        </w:rPr>
        <w:t xml:space="preserve">Dieser Syllabus vermittelt praxisnahes Wissen zur Umsetzung von Barrierefreiheit in Organisationen. Unser Ziel ist es, Personen zu befähigen, inklusive Organisationen zu gestalten. Dabei liegt unser Fokus auf dem sozialen Modell von Behinderung, das Barrieren in der Umwelt und nicht die individuellen Beeinträchtigungen als zentrale Herausforderung betrachtet. </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left"/>
        <w:rPr/>
      </w:pPr>
      <w:r w:rsidDel="00000000" w:rsidR="00000000" w:rsidRPr="00000000">
        <w:rPr>
          <w:rtl w:val="0"/>
        </w:rPr>
        <w:t xml:space="preserve">Um jedoch den Einsatz assistiver Technologien, barrierefreies Design und verschiedene Unterstützungsstrategien besser zu verstehen, werden vor allem in Modul 1 verschiedene Beeinträchtigungen thematisiert. Dies dient ausschließlich der Sensibilisierung und Wissensvermittlung – keinesfalls sollen Menschen mit Beeinträchtigungen in Schubladen gesteckt oder stigmatisiert werden. </w:t>
      </w:r>
    </w:p>
    <w:p w:rsidR="00000000" w:rsidDel="00000000" w:rsidP="00000000" w:rsidRDefault="00000000" w:rsidRPr="00000000" w14:paraId="0000001E">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left"/>
        <w:rPr>
          <w:color w:val="000000"/>
          <w:sz w:val="32"/>
          <w:szCs w:val="32"/>
        </w:rPr>
      </w:pPr>
      <w:bookmarkStart w:colFirst="0" w:colLast="0" w:name="_heading=h.pcnic5sslabh" w:id="3"/>
      <w:bookmarkEnd w:id="3"/>
      <w:r w:rsidDel="00000000" w:rsidR="00000000" w:rsidRPr="00000000">
        <w:rPr>
          <w:color w:val="000000"/>
          <w:sz w:val="32"/>
          <w:szCs w:val="32"/>
          <w:rtl w:val="0"/>
        </w:rPr>
        <w:t xml:space="preserve">Lizenzinformationen</w:t>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left"/>
        <w:rPr/>
      </w:pPr>
      <w:r w:rsidDel="00000000" w:rsidR="00000000" w:rsidRPr="00000000">
        <w:rPr>
          <w:rtl w:val="0"/>
        </w:rPr>
        <w:t xml:space="preserve">Lizenzinformation für diesen Lernkurs: </w:t>
      </w:r>
      <w:hyperlink r:id="rId12">
        <w:r w:rsidDel="00000000" w:rsidR="00000000" w:rsidRPr="00000000">
          <w:rPr>
            <w:color w:val="1155cc"/>
            <w:u w:val="single"/>
            <w:rtl w:val="0"/>
          </w:rPr>
          <w:t xml:space="preserve">CC-BY 4.</w:t>
        </w:r>
      </w:hyperlink>
      <w:r w:rsidDel="00000000" w:rsidR="00000000" w:rsidRPr="00000000">
        <w:rPr>
          <w:rtl w:val="0"/>
        </w:rPr>
      </w:r>
    </w:p>
    <w:p w:rsidR="00000000" w:rsidDel="00000000" w:rsidP="00000000" w:rsidRDefault="00000000" w:rsidRPr="00000000" w14:paraId="00000020">
      <w:pPr>
        <w:pStyle w:val="Heading1"/>
        <w:spacing w:line="276" w:lineRule="auto"/>
        <w:rPr>
          <w:highlight w:val="yellow"/>
          <w:vertAlign w:val="baseline"/>
        </w:rPr>
      </w:pPr>
      <w:bookmarkStart w:colFirst="0" w:colLast="0" w:name="_heading=h.o020iv4g8of9" w:id="4"/>
      <w:bookmarkEnd w:id="4"/>
      <w:r w:rsidDel="00000000" w:rsidR="00000000" w:rsidRPr="00000000">
        <w:rPr>
          <w:vertAlign w:val="baseline"/>
          <w:rtl w:val="0"/>
        </w:rPr>
        <w:t xml:space="preserve">Modul 1: Behinderungen, Herausforderungen und Assistive Technologien</w: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In diesem Modul geht es um die Grundlagen für digitale Barrierefreiheit und relevante Begriffe. Es geht außerdem um die Vielfalt von Bedürfnissen Nutzender, digitale Barrieren und die Möglichkeiten zur Überwindung dieser Barrieren durch assistive Technologien und Universal Design. </w:t>
      </w:r>
    </w:p>
    <w:p w:rsidR="00000000" w:rsidDel="00000000" w:rsidP="00000000" w:rsidRDefault="00000000" w:rsidRPr="00000000" w14:paraId="00000022">
      <w:pPr>
        <w:rPr/>
      </w:pPr>
      <w:r w:rsidDel="00000000" w:rsidR="00000000" w:rsidRPr="00000000">
        <w:rPr>
          <w:b w:val="1"/>
          <w:rtl w:val="0"/>
        </w:rPr>
        <w:t xml:space="preserve">Ressourcen für Modul 1 (alle Untermodule):</w:t>
      </w:r>
      <w:r w:rsidDel="00000000" w:rsidR="00000000" w:rsidRPr="00000000">
        <w:rPr>
          <w:rtl w:val="0"/>
        </w:rPr>
        <w:t xml:space="preserve"> </w:t>
      </w:r>
      <w:hyperlink r:id="rId13">
        <w:r w:rsidDel="00000000" w:rsidR="00000000" w:rsidRPr="00000000">
          <w:rPr>
            <w:color w:val="1155cc"/>
            <w:u w:val="single"/>
            <w:rtl w:val="0"/>
          </w:rPr>
          <w:t xml:space="preserve">TRAINomat: Suche nach “(KB-EAA) 1”</w:t>
        </w:r>
      </w:hyperlink>
      <w:r w:rsidDel="00000000" w:rsidR="00000000" w:rsidRPr="00000000">
        <w:rPr>
          <w:rtl w:val="0"/>
        </w:rPr>
      </w:r>
    </w:p>
    <w:p w:rsidR="00000000" w:rsidDel="00000000" w:rsidP="00000000" w:rsidRDefault="00000000" w:rsidRPr="00000000" w14:paraId="00000023">
      <w:pPr>
        <w:pStyle w:val="Heading2"/>
        <w:spacing w:after="80" w:lineRule="auto"/>
        <w:rPr>
          <w:vertAlign w:val="baseline"/>
        </w:rPr>
      </w:pPr>
      <w:bookmarkStart w:colFirst="0" w:colLast="0" w:name="_heading=h.63lxiiddruwe" w:id="5"/>
      <w:bookmarkEnd w:id="5"/>
      <w:r w:rsidDel="00000000" w:rsidR="00000000" w:rsidRPr="00000000">
        <w:rPr>
          <w:vertAlign w:val="baseline"/>
          <w:rtl w:val="0"/>
        </w:rPr>
        <w:t xml:space="preserve">1.1 Grundlagen digitaler Barrierefreiheit</w:t>
      </w:r>
    </w:p>
    <w:p w:rsidR="00000000" w:rsidDel="00000000" w:rsidP="00000000" w:rsidRDefault="00000000" w:rsidRPr="00000000" w14:paraId="00000024">
      <w:pPr>
        <w:rPr>
          <w:b w:val="1"/>
        </w:rPr>
      </w:pPr>
      <w:r w:rsidDel="00000000" w:rsidR="00000000" w:rsidRPr="00000000">
        <w:rPr>
          <w:b w:val="1"/>
          <w:rtl w:val="0"/>
        </w:rPr>
        <w:t xml:space="preserve">Lernziele:</w:t>
      </w:r>
    </w:p>
    <w:p w:rsidR="00000000" w:rsidDel="00000000" w:rsidP="00000000" w:rsidRDefault="00000000" w:rsidRPr="00000000" w14:paraId="00000025">
      <w:pPr>
        <w:numPr>
          <w:ilvl w:val="0"/>
          <w:numId w:val="26"/>
        </w:numPr>
        <w:ind w:left="720" w:hanging="360"/>
        <w:rPr/>
      </w:pPr>
      <w:r w:rsidDel="00000000" w:rsidR="00000000" w:rsidRPr="00000000">
        <w:rPr>
          <w:rtl w:val="0"/>
        </w:rPr>
        <w:t xml:space="preserve">Sie kennen und verstehen die wesentlichen Begriffsbestimmungen rund um das Thema Digitale Barrierefreiheit.</w:t>
      </w:r>
    </w:p>
    <w:p w:rsidR="00000000" w:rsidDel="00000000" w:rsidP="00000000" w:rsidRDefault="00000000" w:rsidRPr="00000000" w14:paraId="00000026">
      <w:pPr>
        <w:numPr>
          <w:ilvl w:val="0"/>
          <w:numId w:val="26"/>
        </w:numPr>
        <w:ind w:left="720" w:hanging="360"/>
        <w:rPr/>
      </w:pPr>
      <w:r w:rsidDel="00000000" w:rsidR="00000000" w:rsidRPr="00000000">
        <w:rPr>
          <w:rtl w:val="0"/>
        </w:rPr>
        <w:t xml:space="preserve">Sie kennen und verstehen die wichtigsten theoretischen Modelle von Behinderung.</w:t>
      </w:r>
    </w:p>
    <w:p w:rsidR="00000000" w:rsidDel="00000000" w:rsidP="00000000" w:rsidRDefault="00000000" w:rsidRPr="00000000" w14:paraId="00000027">
      <w:pPr>
        <w:numPr>
          <w:ilvl w:val="0"/>
          <w:numId w:val="26"/>
        </w:numPr>
        <w:ind w:left="720" w:hanging="360"/>
        <w:rPr/>
      </w:pPr>
      <w:r w:rsidDel="00000000" w:rsidR="00000000" w:rsidRPr="00000000">
        <w:rPr>
          <w:rtl w:val="0"/>
        </w:rPr>
        <w:t xml:space="preserve">Sie kennen die wichtigsten demografischen Kennzahlen von Menschen mit Behinderungen weltweit und in der EU.</w:t>
      </w:r>
    </w:p>
    <w:p w:rsidR="00000000" w:rsidDel="00000000" w:rsidP="00000000" w:rsidRDefault="00000000" w:rsidRPr="00000000" w14:paraId="00000028">
      <w:pPr>
        <w:numPr>
          <w:ilvl w:val="0"/>
          <w:numId w:val="26"/>
        </w:numPr>
        <w:ind w:left="720" w:hanging="360"/>
        <w:rPr>
          <w:u w:val="none"/>
        </w:rPr>
      </w:pPr>
      <w:r w:rsidDel="00000000" w:rsidR="00000000" w:rsidRPr="00000000">
        <w:rPr>
          <w:rtl w:val="0"/>
        </w:rPr>
        <w:t xml:space="preserve">Sie kennen und verstehen die Prinzipien von Universal Design.</w:t>
      </w:r>
    </w:p>
    <w:p w:rsidR="00000000" w:rsidDel="00000000" w:rsidP="00000000" w:rsidRDefault="00000000" w:rsidRPr="00000000" w14:paraId="00000029">
      <w:pPr>
        <w:numPr>
          <w:ilvl w:val="0"/>
          <w:numId w:val="26"/>
        </w:numPr>
        <w:ind w:left="720" w:hanging="360"/>
        <w:rPr>
          <w:u w:val="none"/>
        </w:rPr>
      </w:pPr>
      <w:r w:rsidDel="00000000" w:rsidR="00000000" w:rsidRPr="00000000">
        <w:rPr>
          <w:rtl w:val="0"/>
        </w:rPr>
        <w:t xml:space="preserve">Sie kennen den Unterschied zwischen Universal Design und barrierefreiem Design.</w:t>
      </w:r>
    </w:p>
    <w:p w:rsidR="00000000" w:rsidDel="00000000" w:rsidP="00000000" w:rsidRDefault="00000000" w:rsidRPr="00000000" w14:paraId="0000002A">
      <w:pPr>
        <w:rPr/>
      </w:pPr>
      <w:r w:rsidDel="00000000" w:rsidR="00000000" w:rsidRPr="00000000">
        <w:rPr>
          <w:b w:val="1"/>
          <w:rtl w:val="0"/>
        </w:rPr>
        <w:t xml:space="preserve">Ressourcen:</w:t>
      </w:r>
      <w:r w:rsidDel="00000000" w:rsidR="00000000" w:rsidRPr="00000000">
        <w:rPr>
          <w:rtl w:val="0"/>
        </w:rPr>
        <w:t xml:space="preserve"> </w:t>
      </w:r>
      <w:hyperlink r:id="rId14">
        <w:r w:rsidDel="00000000" w:rsidR="00000000" w:rsidRPr="00000000">
          <w:rPr>
            <w:color w:val="1155cc"/>
            <w:u w:val="single"/>
            <w:rtl w:val="0"/>
          </w:rPr>
          <w:t xml:space="preserve">TRAINomat: Suche nach “(KB-EAA) 1.1</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B">
      <w:pPr>
        <w:pStyle w:val="Heading2"/>
        <w:spacing w:after="80" w:line="276" w:lineRule="auto"/>
        <w:rPr>
          <w:vertAlign w:val="baseline"/>
        </w:rPr>
      </w:pPr>
      <w:bookmarkStart w:colFirst="0" w:colLast="0" w:name="_heading=h.lbaaserthgi1" w:id="6"/>
      <w:bookmarkEnd w:id="6"/>
      <w:r w:rsidDel="00000000" w:rsidR="00000000" w:rsidRPr="00000000">
        <w:rPr>
          <w:vertAlign w:val="baseline"/>
          <w:rtl w:val="0"/>
        </w:rPr>
        <w:t xml:space="preserve">1.2 Vielfalt der Nutzerbedürfnisse</w:t>
      </w:r>
    </w:p>
    <w:p w:rsidR="00000000" w:rsidDel="00000000" w:rsidP="00000000" w:rsidRDefault="00000000" w:rsidRPr="00000000" w14:paraId="0000002C">
      <w:pPr>
        <w:rPr>
          <w:b w:val="1"/>
        </w:rPr>
      </w:pPr>
      <w:r w:rsidDel="00000000" w:rsidR="00000000" w:rsidRPr="00000000">
        <w:rPr>
          <w:b w:val="1"/>
          <w:rtl w:val="0"/>
        </w:rPr>
        <w:t xml:space="preserve">Lernziele:</w:t>
      </w:r>
    </w:p>
    <w:p w:rsidR="00000000" w:rsidDel="00000000" w:rsidP="00000000" w:rsidRDefault="00000000" w:rsidRPr="00000000" w14:paraId="0000002D">
      <w:pPr>
        <w:numPr>
          <w:ilvl w:val="0"/>
          <w:numId w:val="21"/>
        </w:numPr>
        <w:spacing w:after="0" w:before="240" w:line="360" w:lineRule="auto"/>
        <w:ind w:left="720" w:hanging="360"/>
        <w:rPr>
          <w:u w:val="none"/>
        </w:rPr>
      </w:pPr>
      <w:r w:rsidDel="00000000" w:rsidR="00000000" w:rsidRPr="00000000">
        <w:rPr>
          <w:rtl w:val="0"/>
        </w:rPr>
        <w:t xml:space="preserve">Sie kennen und verstehen die Unterscheidung der Bedürfnisse gemäß den </w:t>
      </w:r>
      <w:r w:rsidDel="00000000" w:rsidR="00000000" w:rsidRPr="00000000">
        <w:rPr>
          <w:rtl w:val="0"/>
        </w:rPr>
        <w:t xml:space="preserve">Benutzergruppen in EN 301 549</w:t>
      </w:r>
      <w:r w:rsidDel="00000000" w:rsidR="00000000" w:rsidRPr="00000000">
        <w:rPr>
          <w:rtl w:val="0"/>
        </w:rPr>
        <w:t xml:space="preserve"> (Kapitel 4</w:t>
      </w:r>
      <w:r w:rsidDel="00000000" w:rsidR="00000000" w:rsidRPr="00000000">
        <w:rPr>
          <w:rtl w:val="0"/>
        </w:rPr>
        <w:t xml:space="preserve">).</w:t>
      </w:r>
    </w:p>
    <w:p w:rsidR="00000000" w:rsidDel="00000000" w:rsidP="00000000" w:rsidRDefault="00000000" w:rsidRPr="00000000" w14:paraId="0000002E">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u w:val="none"/>
        </w:rPr>
      </w:pPr>
      <w:r w:rsidDel="00000000" w:rsidR="00000000" w:rsidRPr="00000000">
        <w:rPr>
          <w:rtl w:val="0"/>
        </w:rPr>
        <w:t xml:space="preserve">Sie verstehen, mit welchen Barrieren Menschen mit Behinderungen im Alltag und bei der Nutzung von Technologien konfrontiert sind, und können diese benennen.</w:t>
      </w:r>
    </w:p>
    <w:p w:rsidR="00000000" w:rsidDel="00000000" w:rsidP="00000000" w:rsidRDefault="00000000" w:rsidRPr="00000000" w14:paraId="0000002F">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u w:val="none"/>
        </w:rPr>
      </w:pPr>
      <w:r w:rsidDel="00000000" w:rsidR="00000000" w:rsidRPr="00000000">
        <w:rPr>
          <w:rtl w:val="0"/>
        </w:rPr>
        <w:t xml:space="preserve">Sie kennen die verschiedenen assistiven Technologien und Adaptionsstrategien für Menschen mit Behinderungen und verstehen ihre Funktionsweise.</w:t>
      </w:r>
    </w:p>
    <w:p w:rsidR="00000000" w:rsidDel="00000000" w:rsidP="00000000" w:rsidRDefault="00000000" w:rsidRPr="00000000" w14:paraId="00000030">
      <w:pPr>
        <w:numPr>
          <w:ilvl w:val="0"/>
          <w:numId w:val="21"/>
        </w:numPr>
        <w:ind w:left="720" w:hanging="360"/>
      </w:pPr>
      <w:r w:rsidDel="00000000" w:rsidR="00000000" w:rsidRPr="00000000">
        <w:rPr>
          <w:rtl w:val="0"/>
        </w:rPr>
        <w:t xml:space="preserve">Sie verstehen die grundlegende Etikette für die Kommunikation mit Menschen mit Beeinträchtigungen und erkennen respektvolle Verhaltensweisen.</w:t>
      </w:r>
    </w:p>
    <w:p w:rsidR="00000000" w:rsidDel="00000000" w:rsidP="00000000" w:rsidRDefault="00000000" w:rsidRPr="00000000" w14:paraId="00000031">
      <w:pPr>
        <w:rPr/>
      </w:pPr>
      <w:r w:rsidDel="00000000" w:rsidR="00000000" w:rsidRPr="00000000">
        <w:rPr>
          <w:b w:val="1"/>
          <w:rtl w:val="0"/>
        </w:rPr>
        <w:t xml:space="preserve">Ressourcen:</w:t>
      </w:r>
      <w:r w:rsidDel="00000000" w:rsidR="00000000" w:rsidRPr="00000000">
        <w:rPr>
          <w:rtl w:val="0"/>
        </w:rPr>
        <w:t xml:space="preserve"> </w:t>
      </w:r>
      <w:hyperlink r:id="rId15">
        <w:r w:rsidDel="00000000" w:rsidR="00000000" w:rsidRPr="00000000">
          <w:rPr>
            <w:color w:val="1155cc"/>
            <w:u w:val="single"/>
            <w:rtl w:val="0"/>
          </w:rPr>
          <w:t xml:space="preserve">TRAINomat: Suche nach “(KB-EAA) 1.2</w:t>
        </w:r>
      </w:hyperlink>
      <w:r w:rsidDel="00000000" w:rsidR="00000000" w:rsidRPr="00000000">
        <w:rPr>
          <w:rtl w:val="0"/>
        </w:rPr>
        <w:t xml:space="preserve">”</w:t>
      </w:r>
    </w:p>
    <w:p w:rsidR="00000000" w:rsidDel="00000000" w:rsidP="00000000" w:rsidRDefault="00000000" w:rsidRPr="00000000" w14:paraId="00000032">
      <w:pPr>
        <w:pStyle w:val="Heading2"/>
        <w:rPr/>
      </w:pPr>
      <w:bookmarkStart w:colFirst="0" w:colLast="0" w:name="_heading=h.8cde2wz0fd3p" w:id="7"/>
      <w:bookmarkEnd w:id="7"/>
      <w:r w:rsidDel="00000000" w:rsidR="00000000" w:rsidRPr="00000000">
        <w:rPr>
          <w:rtl w:val="0"/>
        </w:rPr>
        <w:t xml:space="preserve">1.3 Vorteile von Universal Design</w:t>
      </w:r>
    </w:p>
    <w:p w:rsidR="00000000" w:rsidDel="00000000" w:rsidP="00000000" w:rsidRDefault="00000000" w:rsidRPr="00000000" w14:paraId="00000033">
      <w:pPr>
        <w:rPr>
          <w:b w:val="1"/>
        </w:rPr>
      </w:pPr>
      <w:r w:rsidDel="00000000" w:rsidR="00000000" w:rsidRPr="00000000">
        <w:rPr>
          <w:b w:val="1"/>
          <w:rtl w:val="0"/>
        </w:rPr>
        <w:t xml:space="preserve">Lernziele:</w:t>
      </w:r>
    </w:p>
    <w:p w:rsidR="00000000" w:rsidDel="00000000" w:rsidP="00000000" w:rsidRDefault="00000000" w:rsidRPr="00000000" w14:paraId="00000034">
      <w:pPr>
        <w:numPr>
          <w:ilvl w:val="0"/>
          <w:numId w:val="18"/>
        </w:numPr>
        <w:ind w:left="720" w:hanging="360"/>
        <w:rPr/>
      </w:pPr>
      <w:r w:rsidDel="00000000" w:rsidR="00000000" w:rsidRPr="00000000">
        <w:rPr>
          <w:rtl w:val="0"/>
        </w:rPr>
        <w:t xml:space="preserve">Sie kennen die Vorteile von Universal Design für Organisationen und Unternehmen. </w:t>
      </w:r>
    </w:p>
    <w:p w:rsidR="00000000" w:rsidDel="00000000" w:rsidP="00000000" w:rsidRDefault="00000000" w:rsidRPr="00000000" w14:paraId="00000035">
      <w:pPr>
        <w:rPr/>
      </w:pPr>
      <w:r w:rsidDel="00000000" w:rsidR="00000000" w:rsidRPr="00000000">
        <w:rPr>
          <w:b w:val="1"/>
          <w:rtl w:val="0"/>
        </w:rPr>
        <w:t xml:space="preserve">Ressourcen:</w:t>
      </w:r>
      <w:r w:rsidDel="00000000" w:rsidR="00000000" w:rsidRPr="00000000">
        <w:rPr>
          <w:rtl w:val="0"/>
        </w:rPr>
        <w:t xml:space="preserve"> </w:t>
      </w:r>
      <w:hyperlink r:id="rId16">
        <w:r w:rsidDel="00000000" w:rsidR="00000000" w:rsidRPr="00000000">
          <w:rPr>
            <w:color w:val="1155cc"/>
            <w:u w:val="single"/>
            <w:rtl w:val="0"/>
          </w:rPr>
          <w:t xml:space="preserve">TRAINomat: Suche nach “(KB-EAA) 1.3”</w:t>
        </w:r>
      </w:hyperlink>
      <w:r w:rsidDel="00000000" w:rsidR="00000000" w:rsidRPr="00000000">
        <w:rPr>
          <w:rtl w:val="0"/>
        </w:rPr>
      </w:r>
    </w:p>
    <w:p w:rsidR="00000000" w:rsidDel="00000000" w:rsidP="00000000" w:rsidRDefault="00000000" w:rsidRPr="00000000" w14:paraId="00000036">
      <w:pPr>
        <w:pStyle w:val="Heading1"/>
        <w:spacing w:line="276" w:lineRule="auto"/>
        <w:rPr>
          <w:vertAlign w:val="baseline"/>
        </w:rPr>
      </w:pPr>
      <w:bookmarkStart w:colFirst="0" w:colLast="0" w:name="_heading=h.g2r67hfudbc1" w:id="8"/>
      <w:bookmarkEnd w:id="8"/>
      <w:r w:rsidDel="00000000" w:rsidR="00000000" w:rsidRPr="00000000">
        <w:rPr>
          <w:vertAlign w:val="baseline"/>
          <w:rtl w:val="0"/>
        </w:rPr>
        <w:t xml:space="preserve">Modul 2: Gesetze, Standards und Normen</w:t>
      </w:r>
      <w:r w:rsidDel="00000000" w:rsidR="00000000" w:rsidRPr="00000000">
        <w:rPr>
          <w:rtl w:val="0"/>
        </w:rPr>
      </w:r>
    </w:p>
    <w:p w:rsidR="00000000" w:rsidDel="00000000" w:rsidP="00000000" w:rsidRDefault="00000000" w:rsidRPr="00000000" w14:paraId="00000037">
      <w:pPr>
        <w:rPr>
          <w:highlight w:val="yellow"/>
        </w:rPr>
      </w:pPr>
      <w:r w:rsidDel="00000000" w:rsidR="00000000" w:rsidRPr="00000000">
        <w:rPr>
          <w:rtl w:val="0"/>
        </w:rPr>
        <w:br w:type="textWrapping"/>
      </w:r>
      <w:r w:rsidDel="00000000" w:rsidR="00000000" w:rsidRPr="00000000">
        <w:rPr>
          <w:rtl w:val="0"/>
        </w:rPr>
        <w:t xml:space="preserve">In diesem Modul  geht es um den European Accessibility Act (EAA) und seine Einflüsse auf die nationalen Gesetzgebungen in Deutschland, Österreich und der Schweiz. Die EN 301 549 und EN 17161 sind zentrale Normen für die Umsetzung digitaler Barrierefreiheitsanforderungen. </w:t>
      </w:r>
      <w:r w:rsidDel="00000000" w:rsidR="00000000" w:rsidRPr="00000000">
        <w:rPr>
          <w:rtl w:val="0"/>
        </w:rPr>
      </w:r>
    </w:p>
    <w:p w:rsidR="00000000" w:rsidDel="00000000" w:rsidP="00000000" w:rsidRDefault="00000000" w:rsidRPr="00000000" w14:paraId="00000038">
      <w:pPr>
        <w:rPr/>
      </w:pPr>
      <w:r w:rsidDel="00000000" w:rsidR="00000000" w:rsidRPr="00000000">
        <w:rPr>
          <w:b w:val="1"/>
          <w:rtl w:val="0"/>
        </w:rPr>
        <w:t xml:space="preserve">Ressourcen für Modul 2 (alle Untermodule):</w:t>
      </w:r>
      <w:r w:rsidDel="00000000" w:rsidR="00000000" w:rsidRPr="00000000">
        <w:rPr>
          <w:rtl w:val="0"/>
        </w:rPr>
        <w:t xml:space="preserve"> </w:t>
      </w:r>
      <w:hyperlink r:id="rId17">
        <w:r w:rsidDel="00000000" w:rsidR="00000000" w:rsidRPr="00000000">
          <w:rPr>
            <w:color w:val="1155cc"/>
            <w:u w:val="single"/>
            <w:rtl w:val="0"/>
          </w:rPr>
          <w:t xml:space="preserve">TRAINomat: Suche nach “(KB-EAA) 2”</w:t>
        </w:r>
      </w:hyperlink>
      <w:r w:rsidDel="00000000" w:rsidR="00000000" w:rsidRPr="00000000">
        <w:rPr>
          <w:rtl w:val="0"/>
        </w:rPr>
      </w:r>
    </w:p>
    <w:p w:rsidR="00000000" w:rsidDel="00000000" w:rsidP="00000000" w:rsidRDefault="00000000" w:rsidRPr="00000000" w14:paraId="00000039">
      <w:pPr>
        <w:pStyle w:val="Heading2"/>
        <w:rPr/>
      </w:pPr>
      <w:bookmarkStart w:colFirst="0" w:colLast="0" w:name="_heading=h.qq1o2rycxino" w:id="9"/>
      <w:bookmarkEnd w:id="9"/>
      <w:r w:rsidDel="00000000" w:rsidR="00000000" w:rsidRPr="00000000">
        <w:rPr>
          <w:rtl w:val="0"/>
        </w:rPr>
        <w:t xml:space="preserve">2.1 </w:t>
      </w:r>
      <w:r w:rsidDel="00000000" w:rsidR="00000000" w:rsidRPr="00000000">
        <w:rPr>
          <w:rtl w:val="0"/>
        </w:rPr>
        <w:t xml:space="preserve">Der EAA und die Umsetzung in nationales Recht</w:t>
      </w:r>
      <w:r w:rsidDel="00000000" w:rsidR="00000000" w:rsidRPr="00000000">
        <w:rPr>
          <w:rtl w:val="0"/>
        </w:rPr>
      </w:r>
    </w:p>
    <w:p w:rsidR="00000000" w:rsidDel="00000000" w:rsidP="00000000" w:rsidRDefault="00000000" w:rsidRPr="00000000" w14:paraId="0000003A">
      <w:pPr>
        <w:rPr>
          <w:b w:val="1"/>
        </w:rPr>
      </w:pPr>
      <w:r w:rsidDel="00000000" w:rsidR="00000000" w:rsidRPr="00000000">
        <w:rPr>
          <w:b w:val="1"/>
          <w:rtl w:val="0"/>
        </w:rPr>
        <w:t xml:space="preserve">Lernziele:</w:t>
      </w:r>
    </w:p>
    <w:p w:rsidR="00000000" w:rsidDel="00000000" w:rsidP="00000000" w:rsidRDefault="00000000" w:rsidRPr="00000000" w14:paraId="0000003B">
      <w:pPr>
        <w:numPr>
          <w:ilvl w:val="0"/>
          <w:numId w:val="14"/>
        </w:numPr>
        <w:ind w:left="720" w:hanging="360"/>
        <w:rPr/>
      </w:pPr>
      <w:r w:rsidDel="00000000" w:rsidR="00000000" w:rsidRPr="00000000">
        <w:rPr>
          <w:rtl w:val="0"/>
        </w:rPr>
        <w:t xml:space="preserve">Sie kennen die Behindertenrechtskonvention der Vereinten Nationen (VN-BRK) und verstehen ihre Bedeutung für den EAA.</w:t>
      </w:r>
    </w:p>
    <w:p w:rsidR="00000000" w:rsidDel="00000000" w:rsidP="00000000" w:rsidRDefault="00000000" w:rsidRPr="00000000" w14:paraId="0000003C">
      <w:pPr>
        <w:numPr>
          <w:ilvl w:val="0"/>
          <w:numId w:val="14"/>
        </w:numPr>
        <w:ind w:left="720" w:hanging="360"/>
        <w:rPr/>
      </w:pPr>
      <w:r w:rsidDel="00000000" w:rsidR="00000000" w:rsidRPr="00000000">
        <w:rPr>
          <w:rtl w:val="0"/>
        </w:rPr>
        <w:t xml:space="preserve">Sie verstehen die Zielsetzung und Bedeutung des EAA für Europa und darüber hinaus.</w:t>
      </w:r>
    </w:p>
    <w:p w:rsidR="00000000" w:rsidDel="00000000" w:rsidP="00000000" w:rsidRDefault="00000000" w:rsidRPr="00000000" w14:paraId="0000003D">
      <w:pPr>
        <w:numPr>
          <w:ilvl w:val="0"/>
          <w:numId w:val="14"/>
        </w:numPr>
        <w:ind w:left="720" w:hanging="360"/>
      </w:pPr>
      <w:r w:rsidDel="00000000" w:rsidR="00000000" w:rsidRPr="00000000">
        <w:rPr>
          <w:rtl w:val="0"/>
        </w:rPr>
        <w:t xml:space="preserve">Sie können die Wirtschaftsakteure identifizieren, die vom EAA betroffen sind.</w:t>
      </w:r>
    </w:p>
    <w:p w:rsidR="00000000" w:rsidDel="00000000" w:rsidP="00000000" w:rsidRDefault="00000000" w:rsidRPr="00000000" w14:paraId="0000003E">
      <w:pPr>
        <w:widowControl w:val="0"/>
        <w:numPr>
          <w:ilvl w:val="0"/>
          <w:numId w:val="14"/>
        </w:numPr>
        <w:spacing w:after="0" w:afterAutospacing="0" w:lineRule="auto"/>
        <w:ind w:left="720" w:hanging="360"/>
      </w:pPr>
      <w:r w:rsidDel="00000000" w:rsidR="00000000" w:rsidRPr="00000000">
        <w:rPr>
          <w:rtl w:val="0"/>
        </w:rPr>
        <w:t xml:space="preserve">[Deutschland] Sie haben ein Verständnis, wie mit dem </w:t>
      </w:r>
      <w:r w:rsidDel="00000000" w:rsidR="00000000" w:rsidRPr="00000000">
        <w:rPr>
          <w:rtl w:val="0"/>
        </w:rPr>
        <w:t xml:space="preserve">BFSG und BFSGV </w:t>
      </w:r>
      <w:r w:rsidDel="00000000" w:rsidR="00000000" w:rsidRPr="00000000">
        <w:rPr>
          <w:rtl w:val="0"/>
        </w:rPr>
        <w:t xml:space="preserve">der EAA in Deutschland in nationales Recht umgesetzt wird.</w:t>
      </w:r>
    </w:p>
    <w:p w:rsidR="00000000" w:rsidDel="00000000" w:rsidP="00000000" w:rsidRDefault="00000000" w:rsidRPr="00000000" w14:paraId="0000003F">
      <w:pPr>
        <w:widowControl w:val="0"/>
        <w:numPr>
          <w:ilvl w:val="0"/>
          <w:numId w:val="14"/>
        </w:numPr>
        <w:spacing w:after="0" w:afterAutospacing="0" w:lineRule="auto"/>
        <w:ind w:left="720" w:hanging="360"/>
        <w:rPr>
          <w:u w:val="none"/>
        </w:rPr>
      </w:pPr>
      <w:r w:rsidDel="00000000" w:rsidR="00000000" w:rsidRPr="00000000">
        <w:rPr>
          <w:rtl w:val="0"/>
        </w:rPr>
        <w:t xml:space="preserve">[Deutschland] </w:t>
      </w:r>
      <w:r w:rsidDel="00000000" w:rsidR="00000000" w:rsidRPr="00000000">
        <w:rPr>
          <w:rtl w:val="0"/>
        </w:rPr>
        <w:t xml:space="preserve">Sie verstehen, welche Rolle das Telekommunikationsgesetz (TKG) und der Medienstaatsvertrag (MStV) im Rahmen der Umsetzung des European Accessibility Act (EAA) in Deutschland spielen und wie sie sich vom Barrierefreiheitsstärkungsgesetz (BFSG) abgrenzen.</w:t>
      </w:r>
    </w:p>
    <w:p w:rsidR="00000000" w:rsidDel="00000000" w:rsidP="00000000" w:rsidRDefault="00000000" w:rsidRPr="00000000" w14:paraId="00000040">
      <w:pPr>
        <w:widowControl w:val="0"/>
        <w:numPr>
          <w:ilvl w:val="0"/>
          <w:numId w:val="14"/>
        </w:numPr>
        <w:spacing w:after="0" w:afterAutospacing="0" w:lineRule="auto"/>
        <w:ind w:left="720" w:hanging="360"/>
      </w:pPr>
      <w:r w:rsidDel="00000000" w:rsidR="00000000" w:rsidRPr="00000000">
        <w:rPr>
          <w:rtl w:val="0"/>
        </w:rPr>
        <w:t xml:space="preserve">[Österreich] Sie haben ein Verständnis, wie das BaFG den EAA in österreichisches Recht umsetzt.</w:t>
      </w:r>
    </w:p>
    <w:p w:rsidR="00000000" w:rsidDel="00000000" w:rsidP="00000000" w:rsidRDefault="00000000" w:rsidRPr="00000000" w14:paraId="00000041">
      <w:pPr>
        <w:widowControl w:val="0"/>
        <w:numPr>
          <w:ilvl w:val="0"/>
          <w:numId w:val="14"/>
        </w:numPr>
        <w:spacing w:after="0" w:afterAutospacing="0" w:lineRule="auto"/>
        <w:ind w:left="720" w:hanging="360"/>
        <w:rPr>
          <w:u w:val="none"/>
        </w:rPr>
      </w:pPr>
      <w:r w:rsidDel="00000000" w:rsidR="00000000" w:rsidRPr="00000000">
        <w:rPr>
          <w:rtl w:val="0"/>
        </w:rPr>
        <w:t xml:space="preserve">[Österreich] Sie verstehen, welche Rolle das Telekommunikationsgesetz (TKG 2021) und das Audiovisuelle Medien-Gesetz (AMD-G) im Rahmen der Umsetzung des European Accessibility Act (EAA) in Österreich spielen und wie sie sich vom Barrierefreiheitsgesetz (BaFG) abgrenzen.</w:t>
      </w:r>
    </w:p>
    <w:p w:rsidR="00000000" w:rsidDel="00000000" w:rsidP="00000000" w:rsidRDefault="00000000" w:rsidRPr="00000000" w14:paraId="00000042">
      <w:pPr>
        <w:widowControl w:val="0"/>
        <w:numPr>
          <w:ilvl w:val="0"/>
          <w:numId w:val="14"/>
        </w:numPr>
        <w:spacing w:after="0" w:afterAutospacing="0" w:lineRule="auto"/>
        <w:ind w:left="720" w:hanging="360"/>
        <w:rPr>
          <w:u w:val="none"/>
        </w:rPr>
      </w:pPr>
      <w:r w:rsidDel="00000000" w:rsidR="00000000" w:rsidRPr="00000000">
        <w:rPr>
          <w:rtl w:val="0"/>
        </w:rPr>
        <w:t xml:space="preserve">Sie wissen, in welchen Fällen der EAA </w:t>
      </w:r>
      <w:sdt>
        <w:sdtPr>
          <w:id w:val="1720797741"/>
          <w:tag w:val="goog_rdk_0"/>
        </w:sdtPr>
        <w:sdtContent>
          <w:del w:author="Sonja Weckenmann" w:id="0" w:date="2025-08-31T07:16:59Z">
            <w:r w:rsidDel="00000000" w:rsidR="00000000" w:rsidRPr="00000000">
              <w:rPr>
                <w:rtl w:val="0"/>
              </w:rPr>
              <w:delText xml:space="preserve">nicht zutrifft</w:delText>
            </w:r>
          </w:del>
        </w:sdtContent>
      </w:sdt>
      <w:r w:rsidDel="00000000" w:rsidR="00000000" w:rsidRPr="00000000">
        <w:rPr>
          <w:rtl w:val="0"/>
        </w:rPr>
        <w:t xml:space="preserve"> </w:t>
      </w:r>
      <w:sdt>
        <w:sdtPr>
          <w:id w:val="974067888"/>
          <w:tag w:val="goog_rdk_1"/>
        </w:sdtPr>
        <w:sdtContent>
          <w:ins w:author="Sonja Weckenmann" w:id="1" w:date="2025-08-31T07:17:11Z">
            <w:r w:rsidDel="00000000" w:rsidR="00000000" w:rsidRPr="00000000">
              <w:rPr>
                <w:rtl w:val="0"/>
              </w:rPr>
              <w:t xml:space="preserve">keine Anwendung findet </w:t>
            </w:r>
          </w:ins>
        </w:sdtContent>
      </w:sdt>
      <w:r w:rsidDel="00000000" w:rsidR="00000000" w:rsidRPr="00000000">
        <w:rPr>
          <w:rtl w:val="0"/>
        </w:rPr>
        <w:t xml:space="preserve">(z.B. </w:t>
      </w:r>
      <w:sdt>
        <w:sdtPr>
          <w:id w:val="-619512509"/>
          <w:tag w:val="goog_rdk_2"/>
        </w:sdtPr>
        <w:sdtContent>
          <w:ins w:author="Sonja Weckenmann" w:id="2" w:date="2025-08-31T07:17:37Z">
            <w:r w:rsidDel="00000000" w:rsidR="00000000" w:rsidRPr="00000000">
              <w:rPr>
                <w:rtl w:val="0"/>
              </w:rPr>
              <w:t xml:space="preserve">hinsichtlich der </w:t>
            </w:r>
          </w:ins>
        </w:sdtContent>
      </w:sdt>
      <w:r w:rsidDel="00000000" w:rsidR="00000000" w:rsidRPr="00000000">
        <w:rPr>
          <w:rtl w:val="0"/>
        </w:rPr>
        <w:t xml:space="preserve">Art </w:t>
      </w:r>
      <w:sdt>
        <w:sdtPr>
          <w:id w:val="-356731421"/>
          <w:tag w:val="goog_rdk_3"/>
        </w:sdtPr>
        <w:sdtContent>
          <w:ins w:author="Sonja Weckenmann" w:id="3" w:date="2025-08-31T07:17:47Z">
            <w:r w:rsidDel="00000000" w:rsidR="00000000" w:rsidRPr="00000000">
              <w:rPr>
                <w:rtl w:val="0"/>
              </w:rPr>
              <w:t xml:space="preserve">von</w:t>
            </w:r>
          </w:ins>
        </w:sdtContent>
      </w:sdt>
      <w:sdt>
        <w:sdtPr>
          <w:id w:val="587768750"/>
          <w:tag w:val="goog_rdk_4"/>
        </w:sdtPr>
        <w:sdtContent>
          <w:del w:author="Sonja Weckenmann" w:id="3" w:date="2025-08-31T07:17:47Z">
            <w:r w:rsidDel="00000000" w:rsidR="00000000" w:rsidRPr="00000000">
              <w:rPr>
                <w:rtl w:val="0"/>
              </w:rPr>
              <w:delText xml:space="preserve">der</w:delText>
            </w:r>
          </w:del>
        </w:sdtContent>
      </w:sdt>
      <w:r w:rsidDel="00000000" w:rsidR="00000000" w:rsidRPr="00000000">
        <w:rPr>
          <w:rtl w:val="0"/>
        </w:rPr>
        <w:t xml:space="preserve"> Produkte</w:t>
      </w:r>
      <w:sdt>
        <w:sdtPr>
          <w:id w:val="1706259661"/>
          <w:tag w:val="goog_rdk_5"/>
        </w:sdtPr>
        <w:sdtContent>
          <w:ins w:author="Sonja Weckenmann" w:id="4" w:date="2025-08-31T07:17:54Z">
            <w:r w:rsidDel="00000000" w:rsidR="00000000" w:rsidRPr="00000000">
              <w:rPr>
                <w:rtl w:val="0"/>
              </w:rPr>
              <w:t xml:space="preserve">n</w:t>
            </w:r>
          </w:ins>
        </w:sdtContent>
      </w:sdt>
      <w:r w:rsidDel="00000000" w:rsidR="00000000" w:rsidRPr="00000000">
        <w:rPr>
          <w:rtl w:val="0"/>
        </w:rPr>
        <w:t xml:space="preserve"> und Dienstleistungen, Unternehmensgröße, Übergangsfristen).</w:t>
      </w:r>
    </w:p>
    <w:p w:rsidR="00000000" w:rsidDel="00000000" w:rsidP="00000000" w:rsidRDefault="00000000" w:rsidRPr="00000000" w14:paraId="00000043">
      <w:pPr>
        <w:widowControl w:val="0"/>
        <w:numPr>
          <w:ilvl w:val="0"/>
          <w:numId w:val="14"/>
        </w:numPr>
        <w:spacing w:after="0" w:afterAutospacing="0" w:lineRule="auto"/>
        <w:ind w:left="720" w:hanging="360"/>
        <w:rPr>
          <w:u w:val="none"/>
        </w:rPr>
      </w:pPr>
      <w:r w:rsidDel="00000000" w:rsidR="00000000" w:rsidRPr="00000000">
        <w:rPr>
          <w:rtl w:val="0"/>
        </w:rPr>
        <w:t xml:space="preserve">[Schweiz] Sie haben ein Verständnis, welche Auswirkungen der EAA in der Schweiz hat.</w:t>
      </w:r>
    </w:p>
    <w:p w:rsidR="00000000" w:rsidDel="00000000" w:rsidP="00000000" w:rsidRDefault="00000000" w:rsidRPr="00000000" w14:paraId="00000044">
      <w:pPr>
        <w:numPr>
          <w:ilvl w:val="0"/>
          <w:numId w:val="14"/>
        </w:numPr>
        <w:ind w:left="720" w:hanging="360"/>
      </w:pPr>
      <w:r w:rsidDel="00000000" w:rsidR="00000000" w:rsidRPr="00000000">
        <w:rPr>
          <w:rtl w:val="0"/>
        </w:rPr>
        <w:t xml:space="preserve">[Deutschland, Österreich] </w:t>
      </w:r>
      <w:r w:rsidDel="00000000" w:rsidR="00000000" w:rsidRPr="00000000">
        <w:rPr>
          <w:rtl w:val="0"/>
        </w:rPr>
        <w:t xml:space="preserve">Sie kennen die formalen Anforderungen an eine "Information zur Barrierefreiheit” (EAA Artikel 13 und Anhang V, BFSG Anhang 3,</w:t>
      </w:r>
      <w:r w:rsidDel="00000000" w:rsidR="00000000" w:rsidRPr="00000000">
        <w:rPr>
          <w:rtl w:val="0"/>
        </w:rPr>
        <w:t xml:space="preserve"> BaFG Anlage 3</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45">
      <w:pPr>
        <w:numPr>
          <w:ilvl w:val="0"/>
          <w:numId w:val="14"/>
        </w:numPr>
        <w:spacing w:after="0" w:afterAutospacing="0"/>
        <w:ind w:left="720" w:hanging="360"/>
      </w:pPr>
      <w:r w:rsidDel="00000000" w:rsidR="00000000" w:rsidRPr="00000000">
        <w:rPr>
          <w:rtl w:val="0"/>
        </w:rPr>
        <w:t xml:space="preserve">[Deutschland, Österreich] </w:t>
      </w:r>
      <w:r w:rsidDel="00000000" w:rsidR="00000000" w:rsidRPr="00000000">
        <w:rPr>
          <w:rtl w:val="0"/>
        </w:rPr>
        <w:t xml:space="preserve">Sie kennen den Unterschied zwischen der (a) "Erklärung zur Barrierefreiheit" (WAD, BITV, WZG) und (b) der "Information zur Barrierefreiheit" (EAA, BFSG, BFG).</w:t>
      </w:r>
      <w:r w:rsidDel="00000000" w:rsidR="00000000" w:rsidRPr="00000000">
        <w:rPr>
          <w:rtl w:val="0"/>
        </w:rPr>
      </w:r>
    </w:p>
    <w:p w:rsidR="00000000" w:rsidDel="00000000" w:rsidP="00000000" w:rsidRDefault="00000000" w:rsidRPr="00000000" w14:paraId="00000046">
      <w:pPr>
        <w:numPr>
          <w:ilvl w:val="0"/>
          <w:numId w:val="14"/>
        </w:numPr>
        <w:spacing w:after="240" w:before="0" w:beforeAutospacing="0" w:lineRule="auto"/>
        <w:ind w:left="720" w:hanging="360"/>
        <w:rPr>
          <w:color w:val="000000"/>
          <w:sz w:val="22"/>
          <w:szCs w:val="22"/>
        </w:rPr>
      </w:pPr>
      <w:r w:rsidDel="00000000" w:rsidR="00000000" w:rsidRPr="00000000">
        <w:rPr>
          <w:rtl w:val="0"/>
        </w:rPr>
        <w:t xml:space="preserve">Sie wissen, in welchen Fällen eine “Information zur Barrierefreiheit” benötigt wird.</w:t>
      </w:r>
    </w:p>
    <w:p w:rsidR="00000000" w:rsidDel="00000000" w:rsidP="00000000" w:rsidRDefault="00000000" w:rsidRPr="00000000" w14:paraId="00000047">
      <w:pP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Ressourcen:</w:t>
      </w:r>
      <w:r w:rsidDel="00000000" w:rsidR="00000000" w:rsidRPr="00000000">
        <w:rPr>
          <w:rtl w:val="0"/>
        </w:rPr>
        <w:t xml:space="preserve"> </w:t>
      </w:r>
      <w:hyperlink r:id="rId18">
        <w:r w:rsidDel="00000000" w:rsidR="00000000" w:rsidRPr="00000000">
          <w:rPr>
            <w:color w:val="1155cc"/>
            <w:u w:val="single"/>
            <w:rtl w:val="0"/>
          </w:rPr>
          <w:t xml:space="preserve">TRAINomat: Suche nach “(KB-EAA) 2.1”</w:t>
        </w:r>
      </w:hyperlink>
      <w:r w:rsidDel="00000000" w:rsidR="00000000" w:rsidRPr="00000000">
        <w:rPr>
          <w:rtl w:val="0"/>
        </w:rPr>
      </w:r>
    </w:p>
    <w:p w:rsidR="00000000" w:rsidDel="00000000" w:rsidP="00000000" w:rsidRDefault="00000000" w:rsidRPr="00000000" w14:paraId="00000048">
      <w:pPr>
        <w:pStyle w:val="Heading2"/>
        <w:rPr/>
      </w:pPr>
      <w:bookmarkStart w:colFirst="0" w:colLast="0" w:name="_heading=h.1j6khx22obs" w:id="10"/>
      <w:bookmarkEnd w:id="10"/>
      <w:r w:rsidDel="00000000" w:rsidR="00000000" w:rsidRPr="00000000">
        <w:rPr>
          <w:rtl w:val="0"/>
        </w:rPr>
        <w:t xml:space="preserve">2.2 Normen und Standards</w:t>
      </w:r>
    </w:p>
    <w:p w:rsidR="00000000" w:rsidDel="00000000" w:rsidP="00000000" w:rsidRDefault="00000000" w:rsidRPr="00000000" w14:paraId="00000049">
      <w:pPr>
        <w:rPr/>
      </w:pPr>
      <w:sdt>
        <w:sdtPr>
          <w:id w:val="-1737871061"/>
          <w:tag w:val="goog_rdk_6"/>
        </w:sdtPr>
        <w:sdtContent>
          <w:commentRangeStart w:id="0"/>
        </w:sdtContent>
      </w:sdt>
      <w:r w:rsidDel="00000000" w:rsidR="00000000" w:rsidRPr="00000000">
        <w:rPr>
          <w:rtl w:val="0"/>
        </w:rPr>
        <w:t xml:space="preserve">Wir verstehen Normen und Standards als Synonyme.</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4A">
      <w:pPr>
        <w:rPr>
          <w:b w:val="1"/>
        </w:rPr>
      </w:pPr>
      <w:r w:rsidDel="00000000" w:rsidR="00000000" w:rsidRPr="00000000">
        <w:rPr>
          <w:b w:val="1"/>
          <w:rtl w:val="0"/>
        </w:rPr>
        <w:t xml:space="preserve">Lernziele:</w:t>
      </w:r>
    </w:p>
    <w:p w:rsidR="00000000" w:rsidDel="00000000" w:rsidP="00000000" w:rsidRDefault="00000000" w:rsidRPr="00000000" w14:paraId="0000004B">
      <w:pPr>
        <w:numPr>
          <w:ilvl w:val="0"/>
          <w:numId w:val="10"/>
        </w:numPr>
        <w:ind w:left="720" w:hanging="360"/>
      </w:pPr>
      <w:r w:rsidDel="00000000" w:rsidR="00000000" w:rsidRPr="00000000">
        <w:rPr>
          <w:rtl w:val="0"/>
        </w:rPr>
        <w:t xml:space="preserve">Sie kennen den Zusammenhang zwischen Normen/Standards und Gesetzen.</w:t>
      </w:r>
    </w:p>
    <w:p w:rsidR="00000000" w:rsidDel="00000000" w:rsidP="00000000" w:rsidRDefault="00000000" w:rsidRPr="00000000" w14:paraId="0000004C">
      <w:pPr>
        <w:numPr>
          <w:ilvl w:val="0"/>
          <w:numId w:val="10"/>
        </w:numPr>
        <w:ind w:left="720" w:hanging="360"/>
      </w:pPr>
      <w:r w:rsidDel="00000000" w:rsidR="00000000" w:rsidRPr="00000000">
        <w:rPr>
          <w:rtl w:val="0"/>
        </w:rPr>
        <w:t xml:space="preserve">Sie verstehen die Bedeutung harmonisierter Normen.</w:t>
      </w:r>
    </w:p>
    <w:p w:rsidR="00000000" w:rsidDel="00000000" w:rsidP="00000000" w:rsidRDefault="00000000" w:rsidRPr="00000000" w14:paraId="0000004D">
      <w:pPr>
        <w:numPr>
          <w:ilvl w:val="0"/>
          <w:numId w:val="10"/>
        </w:numPr>
        <w:ind w:left="720" w:hanging="360"/>
        <w:rPr>
          <w:u w:val="none"/>
        </w:rPr>
      </w:pPr>
      <w:r w:rsidDel="00000000" w:rsidR="00000000" w:rsidRPr="00000000">
        <w:rPr>
          <w:rtl w:val="0"/>
        </w:rPr>
        <w:t xml:space="preserve">Sie kennen die EN 301 549 mit ihren Benutzergruppen (Kap. 4).</w:t>
      </w:r>
    </w:p>
    <w:p w:rsidR="00000000" w:rsidDel="00000000" w:rsidP="00000000" w:rsidRDefault="00000000" w:rsidRPr="00000000" w14:paraId="0000004E">
      <w:pPr>
        <w:numPr>
          <w:ilvl w:val="0"/>
          <w:numId w:val="10"/>
        </w:numPr>
        <w:ind w:left="720" w:hanging="360"/>
        <w:rPr>
          <w:u w:val="none"/>
        </w:rPr>
      </w:pPr>
      <w:r w:rsidDel="00000000" w:rsidR="00000000" w:rsidRPr="00000000">
        <w:rPr>
          <w:rtl w:val="0"/>
        </w:rPr>
        <w:t xml:space="preserve">Sie kennen die EN 301 549 mit ihren technischen Prüfkriterien (ab Kap. 5).</w:t>
      </w:r>
    </w:p>
    <w:p w:rsidR="00000000" w:rsidDel="00000000" w:rsidP="00000000" w:rsidRDefault="00000000" w:rsidRPr="00000000" w14:paraId="0000004F">
      <w:pPr>
        <w:numPr>
          <w:ilvl w:val="0"/>
          <w:numId w:val="10"/>
        </w:numPr>
        <w:ind w:left="720" w:hanging="360"/>
      </w:pPr>
      <w:r w:rsidDel="00000000" w:rsidR="00000000" w:rsidRPr="00000000">
        <w:rPr>
          <w:rtl w:val="0"/>
        </w:rPr>
        <w:t xml:space="preserve">Sie kennen den Zusammenhang zwischen EN 301 549 und WCAG 2.</w:t>
      </w:r>
    </w:p>
    <w:sdt>
      <w:sdtPr>
        <w:id w:val="930280301"/>
        <w:tag w:val="goog_rdk_10"/>
      </w:sdtPr>
      <w:sdtContent>
        <w:p w:rsidR="00000000" w:rsidDel="00000000" w:rsidP="00000000" w:rsidRDefault="00000000" w:rsidRPr="00000000" w14:paraId="00000050">
          <w:pPr>
            <w:numPr>
              <w:ilvl w:val="0"/>
              <w:numId w:val="10"/>
            </w:numPr>
            <w:ind w:left="720" w:hanging="360"/>
            <w:rPr>
              <w:ins w:author="Gottfried Zimmermann" w:id="5" w:date="2025-08-29T15:40:22Z"/>
            </w:rPr>
          </w:pPr>
          <w:r w:rsidDel="00000000" w:rsidR="00000000" w:rsidRPr="00000000">
            <w:rPr>
              <w:rtl w:val="0"/>
            </w:rPr>
            <w:t xml:space="preserve">Sie haben ein Verständnis und Bewusstsein für die Bedeutung, Barrierefreiheit nachhaltig im Unternehmen zu verankern und wissen, wie die EN 17161 dabei unterstützt.</w:t>
          </w:r>
          <w:sdt>
            <w:sdtPr>
              <w:id w:val="-621691661"/>
              <w:tag w:val="goog_rdk_7"/>
            </w:sdtPr>
            <w:sdtContent>
              <w:ins w:author="Gottfried Zimmermann" w:id="5" w:date="2025-08-29T15:40:22Z"/>
              <w:sdt>
                <w:sdtPr>
                  <w:id w:val="998392302"/>
                  <w:tag w:val="goog_rdk_8"/>
                </w:sdtPr>
                <w:sdtContent>
                  <w:commentRangeStart w:id="1"/>
                </w:sdtContent>
              </w:sdt>
              <w:ins w:author="Gottfried Zimmermann" w:id="5" w:date="2025-08-29T15:40:22Z">
                <w:sdt>
                  <w:sdtPr>
                    <w:id w:val="488324211"/>
                    <w:tag w:val="goog_rdk_9"/>
                  </w:sdtPr>
                  <w:sdtContent>
                    <w:commentRangeStart w:id="2"/>
                  </w:sdtContent>
                </w:sdt>
                <w:r w:rsidDel="00000000" w:rsidR="00000000" w:rsidRPr="00000000">
                  <w:rPr>
                    <w:rtl w:val="0"/>
                  </w:rPr>
                </w:r>
              </w:ins>
            </w:sdtContent>
          </w:sdt>
        </w:p>
      </w:sdtContent>
    </w:sdt>
    <w:sdt>
      <w:sdtPr>
        <w:id w:val="138688416"/>
        <w:tag w:val="goog_rdk_12"/>
      </w:sdtPr>
      <w:sdtContent>
        <w:p w:rsidR="00000000" w:rsidDel="00000000" w:rsidP="00000000" w:rsidRDefault="00000000" w:rsidRPr="00000000" w14:paraId="00000051">
          <w:pPr>
            <w:numPr>
              <w:ilvl w:val="0"/>
              <w:numId w:val="10"/>
            </w:numPr>
            <w:ind w:left="720" w:hanging="360"/>
            <w:pPrChange w:author="Gottfried Zimmermann" w:id="0" w:date="2025-08-29T15:40:22Z">
              <w:pPr>
                <w:numPr>
                  <w:ilvl w:val="0"/>
                  <w:numId w:val="10"/>
                </w:numPr>
                <w:ind w:left="720" w:hanging="360"/>
              </w:pPr>
            </w:pPrChange>
          </w:pPr>
          <w:sdt>
            <w:sdtPr>
              <w:id w:val="1931874170"/>
              <w:tag w:val="goog_rdk_11"/>
            </w:sdtPr>
            <w:sdtContent>
              <w:ins w:author="Gottfried Zimmermann" w:id="5" w:date="2025-08-29T15:40:22Z">
                <w:r w:rsidDel="00000000" w:rsidR="00000000" w:rsidRPr="00000000">
                  <w:rPr>
                    <w:rtl w:val="0"/>
                  </w:rPr>
                  <w:t xml:space="preserve">Sie kennen die “funktionalen Leistungskriterien” und wissen, unter welchen Bedingungen sie angewandt werden.</w:t>
                </w:r>
              </w:ins>
            </w:sdtContent>
          </w:sdt>
          <w:commentRangeEnd w:id="1"/>
          <w:r w:rsidDel="00000000" w:rsidR="00000000" w:rsidRPr="00000000">
            <w:commentReference w:id="1"/>
          </w:r>
          <w:commentRangeEnd w:id="2"/>
          <w:r w:rsidDel="00000000" w:rsidR="00000000" w:rsidRPr="00000000">
            <w:commentReference w:id="2"/>
          </w:r>
          <w:r w:rsidDel="00000000" w:rsidR="00000000" w:rsidRPr="00000000">
            <w:rPr>
              <w:rtl w:val="0"/>
            </w:rPr>
          </w:r>
        </w:p>
      </w:sdtContent>
    </w:sdt>
    <w:p w:rsidR="00000000" w:rsidDel="00000000" w:rsidP="00000000" w:rsidRDefault="00000000" w:rsidRPr="00000000" w14:paraId="00000052">
      <w:pPr>
        <w:rPr/>
      </w:pPr>
      <w:r w:rsidDel="00000000" w:rsidR="00000000" w:rsidRPr="00000000">
        <w:rPr>
          <w:b w:val="1"/>
          <w:rtl w:val="0"/>
        </w:rPr>
        <w:t xml:space="preserve">Ressourcen:</w:t>
      </w:r>
      <w:r w:rsidDel="00000000" w:rsidR="00000000" w:rsidRPr="00000000">
        <w:rPr>
          <w:rtl w:val="0"/>
        </w:rPr>
        <w:t xml:space="preserve"> </w:t>
      </w:r>
      <w:hyperlink r:id="rId19">
        <w:r w:rsidDel="00000000" w:rsidR="00000000" w:rsidRPr="00000000">
          <w:rPr>
            <w:color w:val="1155cc"/>
            <w:u w:val="single"/>
            <w:rtl w:val="0"/>
          </w:rPr>
          <w:t xml:space="preserve">TRAINomat: Suche nach “(KB-EAA) 2.2”</w:t>
        </w:r>
      </w:hyperlink>
      <w:r w:rsidDel="00000000" w:rsidR="00000000" w:rsidRPr="00000000">
        <w:rPr>
          <w:rtl w:val="0"/>
        </w:rPr>
      </w:r>
    </w:p>
    <w:p w:rsidR="00000000" w:rsidDel="00000000" w:rsidP="00000000" w:rsidRDefault="00000000" w:rsidRPr="00000000" w14:paraId="00000053">
      <w:pPr>
        <w:pStyle w:val="Heading2"/>
        <w:rPr/>
      </w:pPr>
      <w:bookmarkStart w:colFirst="0" w:colLast="0" w:name="_heading=h.hriwfdjdnxqv" w:id="11"/>
      <w:bookmarkEnd w:id="11"/>
      <w:r w:rsidDel="00000000" w:rsidR="00000000" w:rsidRPr="00000000">
        <w:rPr>
          <w:rtl w:val="0"/>
        </w:rPr>
        <w:t xml:space="preserve">2.3 Pflichten der Wirtschaftsakteure</w:t>
      </w:r>
    </w:p>
    <w:p w:rsidR="00000000" w:rsidDel="00000000" w:rsidP="00000000" w:rsidRDefault="00000000" w:rsidRPr="00000000" w14:paraId="00000054">
      <w:pPr>
        <w:rPr>
          <w:b w:val="1"/>
        </w:rPr>
      </w:pPr>
      <w:r w:rsidDel="00000000" w:rsidR="00000000" w:rsidRPr="00000000">
        <w:rPr>
          <w:b w:val="1"/>
          <w:rtl w:val="0"/>
        </w:rPr>
        <w:t xml:space="preserve">Lernziele:</w:t>
      </w:r>
    </w:p>
    <w:p w:rsidR="00000000" w:rsidDel="00000000" w:rsidP="00000000" w:rsidRDefault="00000000" w:rsidRPr="00000000" w14:paraId="00000055">
      <w:pPr>
        <w:numPr>
          <w:ilvl w:val="0"/>
          <w:numId w:val="13"/>
        </w:numPr>
        <w:spacing w:after="0" w:afterAutospacing="0" w:lineRule="auto"/>
        <w:ind w:left="720" w:hanging="360"/>
        <w:rPr>
          <w:u w:val="none"/>
        </w:rPr>
      </w:pPr>
      <w:r w:rsidDel="00000000" w:rsidR="00000000" w:rsidRPr="00000000">
        <w:rPr>
          <w:rtl w:val="0"/>
        </w:rPr>
        <w:t xml:space="preserve">Sie kennen die Pflichten der Hersteller, Importeure und Händler von Produkten, die in den Anwendungsbereich des EAA fallen.</w:t>
      </w:r>
    </w:p>
    <w:p w:rsidR="00000000" w:rsidDel="00000000" w:rsidP="00000000" w:rsidRDefault="00000000" w:rsidRPr="00000000" w14:paraId="00000056">
      <w:pPr>
        <w:numPr>
          <w:ilvl w:val="0"/>
          <w:numId w:val="13"/>
        </w:numPr>
        <w:spacing w:after="0" w:afterAutospacing="0" w:lineRule="auto"/>
        <w:ind w:left="720" w:hanging="360"/>
        <w:rPr>
          <w:u w:val="none"/>
        </w:rPr>
      </w:pPr>
      <w:r w:rsidDel="00000000" w:rsidR="00000000" w:rsidRPr="00000000">
        <w:rPr>
          <w:rtl w:val="0"/>
        </w:rPr>
        <w:t xml:space="preserve">Sie haben ein Verständnis davon, was ein Konformitätsbewertungsverfahren ist und welche erfüllten Pflichten damit vom Hersteller sichergestellt werden müssen.</w:t>
      </w:r>
    </w:p>
    <w:p w:rsidR="00000000" w:rsidDel="00000000" w:rsidP="00000000" w:rsidRDefault="00000000" w:rsidRPr="00000000" w14:paraId="00000057">
      <w:pPr>
        <w:numPr>
          <w:ilvl w:val="0"/>
          <w:numId w:val="13"/>
        </w:numPr>
        <w:spacing w:after="0" w:afterAutospacing="0" w:lineRule="auto"/>
        <w:ind w:left="720" w:hanging="360"/>
      </w:pPr>
      <w:r w:rsidDel="00000000" w:rsidR="00000000" w:rsidRPr="00000000">
        <w:rPr>
          <w:rtl w:val="0"/>
        </w:rPr>
        <w:t xml:space="preserve">Sie kennen die besonderen Kennzeichnungs- und Informationspflichten des Herstellers.</w:t>
      </w:r>
    </w:p>
    <w:p w:rsidR="00000000" w:rsidDel="00000000" w:rsidP="00000000" w:rsidRDefault="00000000" w:rsidRPr="00000000" w14:paraId="00000058">
      <w:pPr>
        <w:numPr>
          <w:ilvl w:val="0"/>
          <w:numId w:val="13"/>
        </w:numPr>
        <w:spacing w:after="0" w:afterAutospacing="0" w:lineRule="auto"/>
        <w:ind w:left="720" w:hanging="360"/>
        <w:rPr>
          <w:u w:val="none"/>
        </w:rPr>
      </w:pPr>
      <w:r w:rsidDel="00000000" w:rsidR="00000000" w:rsidRPr="00000000">
        <w:rPr>
          <w:rtl w:val="0"/>
        </w:rPr>
        <w:t xml:space="preserve">Sie wissen, welche Informationen zum Produkt bereitgestellt werden müssen.</w:t>
      </w:r>
    </w:p>
    <w:p w:rsidR="00000000" w:rsidDel="00000000" w:rsidP="00000000" w:rsidRDefault="00000000" w:rsidRPr="00000000" w14:paraId="0000005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360"/>
        <w:jc w:val="left"/>
      </w:pPr>
      <w:r w:rsidDel="00000000" w:rsidR="00000000" w:rsidRPr="00000000">
        <w:rPr>
          <w:rtl w:val="0"/>
        </w:rPr>
        <w:t xml:space="preserve">Sie kennen die Anforderungen, wie die Informationen zum Produkt bereitgestellt werden müssen.</w:t>
      </w:r>
    </w:p>
    <w:p w:rsidR="00000000" w:rsidDel="00000000" w:rsidP="00000000" w:rsidRDefault="00000000" w:rsidRPr="00000000" w14:paraId="0000005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360"/>
        <w:jc w:val="left"/>
      </w:pPr>
      <w:r w:rsidDel="00000000" w:rsidR="00000000" w:rsidRPr="00000000">
        <w:rPr>
          <w:rtl w:val="0"/>
        </w:rPr>
        <w:t xml:space="preserve">Sie kennen die Pflichten der Dienstleistungserbringer, die in den Anwendungsbereich des EAA fallen.</w:t>
      </w:r>
    </w:p>
    <w:p w:rsidR="00000000" w:rsidDel="00000000" w:rsidP="00000000" w:rsidRDefault="00000000" w:rsidRPr="00000000" w14:paraId="0000005B">
      <w:pPr>
        <w:numPr>
          <w:ilvl w:val="0"/>
          <w:numId w:val="13"/>
        </w:numPr>
        <w:spacing w:after="240" w:lineRule="auto"/>
        <w:ind w:left="720" w:hanging="360"/>
        <w:rPr>
          <w:u w:val="none"/>
        </w:rPr>
      </w:pPr>
      <w:r w:rsidDel="00000000" w:rsidR="00000000" w:rsidRPr="00000000">
        <w:rPr>
          <w:rtl w:val="0"/>
        </w:rPr>
        <w:t xml:space="preserve">Sie wissen, welche Informationen von Dienstleistungserbringern bereitgestellt werden müssen und in welcher Weise dies geschehen muss.</w:t>
      </w:r>
    </w:p>
    <w:p w:rsidR="00000000" w:rsidDel="00000000" w:rsidP="00000000" w:rsidRDefault="00000000" w:rsidRPr="00000000" w14:paraId="0000005C">
      <w:pPr>
        <w:rPr/>
      </w:pPr>
      <w:r w:rsidDel="00000000" w:rsidR="00000000" w:rsidRPr="00000000">
        <w:rPr>
          <w:b w:val="1"/>
          <w:rtl w:val="0"/>
        </w:rPr>
        <w:t xml:space="preserve">Ressourcen:</w:t>
      </w:r>
      <w:r w:rsidDel="00000000" w:rsidR="00000000" w:rsidRPr="00000000">
        <w:rPr>
          <w:rtl w:val="0"/>
        </w:rPr>
        <w:t xml:space="preserve"> </w:t>
      </w:r>
      <w:hyperlink r:id="rId20">
        <w:r w:rsidDel="00000000" w:rsidR="00000000" w:rsidRPr="00000000">
          <w:rPr>
            <w:color w:val="1155cc"/>
            <w:u w:val="single"/>
            <w:rtl w:val="0"/>
          </w:rPr>
          <w:t xml:space="preserve">TRAINomat: Suche nach “(KB-EAA) 2.3”</w:t>
        </w:r>
      </w:hyperlink>
      <w:r w:rsidDel="00000000" w:rsidR="00000000" w:rsidRPr="00000000">
        <w:rPr>
          <w:rtl w:val="0"/>
        </w:rPr>
      </w:r>
    </w:p>
    <w:p w:rsidR="00000000" w:rsidDel="00000000" w:rsidP="00000000" w:rsidRDefault="00000000" w:rsidRPr="00000000" w14:paraId="0000005D">
      <w:pPr>
        <w:pStyle w:val="Heading2"/>
        <w:spacing w:after="240" w:lineRule="auto"/>
        <w:rPr>
          <w:color w:val="434343"/>
        </w:rPr>
      </w:pPr>
      <w:bookmarkStart w:colFirst="0" w:colLast="0" w:name="_heading=h.o42bh6ytu8zq" w:id="12"/>
      <w:bookmarkEnd w:id="12"/>
      <w:r w:rsidDel="00000000" w:rsidR="00000000" w:rsidRPr="00000000">
        <w:rPr>
          <w:color w:val="434343"/>
          <w:rtl w:val="0"/>
        </w:rPr>
        <w:t xml:space="preserve">2.</w:t>
      </w:r>
      <w:r w:rsidDel="00000000" w:rsidR="00000000" w:rsidRPr="00000000">
        <w:rPr>
          <w:rtl w:val="0"/>
        </w:rPr>
        <w:t xml:space="preserve">4</w:t>
      </w:r>
      <w:r w:rsidDel="00000000" w:rsidR="00000000" w:rsidRPr="00000000">
        <w:rPr>
          <w:color w:val="434343"/>
          <w:rtl w:val="0"/>
        </w:rPr>
        <w:t xml:space="preserve"> Marktüberwachung</w:t>
      </w:r>
    </w:p>
    <w:p w:rsidR="00000000" w:rsidDel="00000000" w:rsidP="00000000" w:rsidRDefault="00000000" w:rsidRPr="00000000" w14:paraId="0000005E">
      <w:pPr>
        <w:rPr>
          <w:b w:val="1"/>
        </w:rPr>
      </w:pPr>
      <w:r w:rsidDel="00000000" w:rsidR="00000000" w:rsidRPr="00000000">
        <w:rPr>
          <w:b w:val="1"/>
          <w:rtl w:val="0"/>
        </w:rPr>
        <w:t xml:space="preserve">Lernziele:</w:t>
      </w:r>
    </w:p>
    <w:p w:rsidR="00000000" w:rsidDel="00000000" w:rsidP="00000000" w:rsidRDefault="00000000" w:rsidRPr="00000000" w14:paraId="0000005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pPr>
      <w:r w:rsidDel="00000000" w:rsidR="00000000" w:rsidRPr="00000000">
        <w:rPr>
          <w:rtl w:val="0"/>
        </w:rPr>
        <w:t xml:space="preserve">Sie haben ein Verständnis für die Aufgaben und Vorgehensweisen der Marktüberwachung.</w:t>
      </w:r>
    </w:p>
    <w:p w:rsidR="00000000" w:rsidDel="00000000" w:rsidP="00000000" w:rsidRDefault="00000000" w:rsidRPr="00000000" w14:paraId="0000006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pPr>
      <w:r w:rsidDel="00000000" w:rsidR="00000000" w:rsidRPr="00000000">
        <w:rPr>
          <w:rtl w:val="0"/>
        </w:rPr>
        <w:t xml:space="preserve">Sie kennen die Maßnahmen (Sanktionen), die der Marktüberwachung bei Nicht-Konformität zur Verfügung stehen.</w:t>
      </w:r>
    </w:p>
    <w:p w:rsidR="00000000" w:rsidDel="00000000" w:rsidP="00000000" w:rsidRDefault="00000000" w:rsidRPr="00000000" w14:paraId="00000061">
      <w:pPr>
        <w:numPr>
          <w:ilvl w:val="0"/>
          <w:numId w:val="34"/>
        </w:numPr>
        <w:ind w:left="720" w:hanging="360"/>
      </w:pPr>
      <w:r w:rsidDel="00000000" w:rsidR="00000000" w:rsidRPr="00000000">
        <w:rPr>
          <w:rtl w:val="0"/>
        </w:rPr>
        <w:t xml:space="preserve">[Deutschland, Österreich] Sie wissen, wer für die Marktüberwachung in Deutschland und Österreich zuständig ist.</w:t>
      </w:r>
    </w:p>
    <w:p w:rsidR="00000000" w:rsidDel="00000000" w:rsidP="00000000" w:rsidRDefault="00000000" w:rsidRPr="00000000" w14:paraId="00000062">
      <w:pPr>
        <w:rPr/>
      </w:pPr>
      <w:r w:rsidDel="00000000" w:rsidR="00000000" w:rsidRPr="00000000">
        <w:rPr>
          <w:b w:val="1"/>
          <w:rtl w:val="0"/>
        </w:rPr>
        <w:t xml:space="preserve">Ressourcen:</w:t>
      </w:r>
      <w:r w:rsidDel="00000000" w:rsidR="00000000" w:rsidRPr="00000000">
        <w:rPr>
          <w:rtl w:val="0"/>
        </w:rPr>
        <w:t xml:space="preserve"> </w:t>
      </w:r>
      <w:hyperlink r:id="rId21">
        <w:r w:rsidDel="00000000" w:rsidR="00000000" w:rsidRPr="00000000">
          <w:rPr>
            <w:color w:val="1155cc"/>
            <w:u w:val="single"/>
            <w:rtl w:val="0"/>
          </w:rPr>
          <w:t xml:space="preserve">TRAINomat: Suche nach “(KB-EAA) 2.4”</w:t>
        </w:r>
      </w:hyperlink>
      <w:r w:rsidDel="00000000" w:rsidR="00000000" w:rsidRPr="00000000">
        <w:rPr>
          <w:rtl w:val="0"/>
        </w:rPr>
      </w:r>
    </w:p>
    <w:p w:rsidR="00000000" w:rsidDel="00000000" w:rsidP="00000000" w:rsidRDefault="00000000" w:rsidRPr="00000000" w14:paraId="00000063">
      <w:pPr>
        <w:pStyle w:val="Heading2"/>
        <w:spacing w:line="276" w:lineRule="auto"/>
        <w:rPr/>
      </w:pPr>
      <w:bookmarkStart w:colFirst="0" w:colLast="0" w:name="_heading=h.5z2htnhb1xc2" w:id="13"/>
      <w:bookmarkEnd w:id="13"/>
      <w:r w:rsidDel="00000000" w:rsidR="00000000" w:rsidRPr="00000000">
        <w:rPr>
          <w:rtl w:val="0"/>
        </w:rPr>
        <w:t xml:space="preserve">2.5 Rechte von Verbraucherinnen und Verbrauchern</w:t>
      </w:r>
      <w:r w:rsidDel="00000000" w:rsidR="00000000" w:rsidRPr="00000000">
        <w:rPr>
          <w:rtl w:val="0"/>
        </w:rPr>
      </w:r>
    </w:p>
    <w:p w:rsidR="00000000" w:rsidDel="00000000" w:rsidP="00000000" w:rsidRDefault="00000000" w:rsidRPr="00000000" w14:paraId="00000064">
      <w:pPr>
        <w:rPr>
          <w:b w:val="1"/>
        </w:rPr>
      </w:pPr>
      <w:r w:rsidDel="00000000" w:rsidR="00000000" w:rsidRPr="00000000">
        <w:rPr>
          <w:b w:val="1"/>
          <w:rtl w:val="0"/>
        </w:rPr>
        <w:t xml:space="preserve">Lernziele:</w:t>
      </w:r>
    </w:p>
    <w:p w:rsidR="00000000" w:rsidDel="00000000" w:rsidP="00000000" w:rsidRDefault="00000000" w:rsidRPr="00000000" w14:paraId="00000065">
      <w:pPr>
        <w:numPr>
          <w:ilvl w:val="0"/>
          <w:numId w:val="32"/>
        </w:numPr>
        <w:ind w:left="720" w:hanging="360"/>
        <w:rPr>
          <w:u w:val="none"/>
        </w:rPr>
      </w:pPr>
      <w:sdt>
        <w:sdtPr>
          <w:id w:val="-854550343"/>
          <w:tag w:val="goog_rdk_13"/>
        </w:sdtPr>
        <w:sdtContent>
          <w:commentRangeStart w:id="3"/>
        </w:sdtContent>
      </w:sdt>
      <w:r w:rsidDel="00000000" w:rsidR="00000000" w:rsidRPr="00000000">
        <w:rPr>
          <w:rtl w:val="0"/>
        </w:rPr>
        <w:t xml:space="preserve">Sie kennen die Möglichkeit, sich bei Nicht-Konformität bei der Marktüberwachung zu beschweren.</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66">
      <w:pPr>
        <w:rPr/>
      </w:pPr>
      <w:r w:rsidDel="00000000" w:rsidR="00000000" w:rsidRPr="00000000">
        <w:rPr>
          <w:b w:val="1"/>
          <w:rtl w:val="0"/>
        </w:rPr>
        <w:t xml:space="preserve">Ressourcen:</w:t>
      </w:r>
      <w:r w:rsidDel="00000000" w:rsidR="00000000" w:rsidRPr="00000000">
        <w:rPr>
          <w:rtl w:val="0"/>
        </w:rPr>
        <w:t xml:space="preserve"> </w:t>
      </w:r>
      <w:hyperlink r:id="rId22">
        <w:r w:rsidDel="00000000" w:rsidR="00000000" w:rsidRPr="00000000">
          <w:rPr>
            <w:color w:val="1155cc"/>
            <w:u w:val="single"/>
            <w:rtl w:val="0"/>
          </w:rPr>
          <w:t xml:space="preserve">TRAINomat: Suche nach “(KB-EAA) 2.5”</w:t>
        </w:r>
      </w:hyperlink>
      <w:r w:rsidDel="00000000" w:rsidR="00000000" w:rsidRPr="00000000">
        <w:rPr>
          <w:rtl w:val="0"/>
        </w:rPr>
      </w:r>
    </w:p>
    <w:p w:rsidR="00000000" w:rsidDel="00000000" w:rsidP="00000000" w:rsidRDefault="00000000" w:rsidRPr="00000000" w14:paraId="00000067">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highlight w:val="yellow"/>
        </w:rPr>
      </w:pPr>
      <w:sdt>
        <w:sdtPr>
          <w:id w:val="-1650111088"/>
          <w:tag w:val="goog_rdk_14"/>
        </w:sdtPr>
        <w:sdtContent>
          <w:commentRangeStart w:id="4"/>
        </w:sdtContent>
      </w:sdt>
      <w:r w:rsidDel="00000000" w:rsidR="00000000" w:rsidRPr="00000000">
        <w:rPr>
          <w:highlight w:val="yellow"/>
          <w:rtl w:val="0"/>
        </w:rPr>
        <w:t xml:space="preserve">Kostenloses Wissen über digitale Barrierefreiheit - Nina Gerling, Expertin für digitale Barrierefreiheit - </w:t>
      </w:r>
      <w:r w:rsidDel="00000000" w:rsidR="00000000" w:rsidRPr="00000000">
        <w:rPr>
          <w:highlight w:val="yellow"/>
          <w:rtl w:val="0"/>
        </w:rPr>
        <w:t xml:space="preserve"> </w:t>
      </w:r>
      <w:hyperlink r:id="rId23">
        <w:r w:rsidDel="00000000" w:rsidR="00000000" w:rsidRPr="00000000">
          <w:rPr>
            <w:color w:val="1155cc"/>
            <w:highlight w:val="yellow"/>
            <w:u w:val="single"/>
            <w:rtl w:val="0"/>
          </w:rPr>
          <w:t xml:space="preserve">https://ninagerling.de/de/archiv.html</w:t>
        </w:r>
      </w:hyperlink>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68">
      <w:pPr>
        <w:pStyle w:val="Heading1"/>
        <w:rPr/>
      </w:pPr>
      <w:bookmarkStart w:colFirst="0" w:colLast="0" w:name="_heading=h.ucox7f5ob0h4" w:id="14"/>
      <w:bookmarkEnd w:id="14"/>
      <w:r w:rsidDel="00000000" w:rsidR="00000000" w:rsidRPr="00000000">
        <w:rPr>
          <w:rtl w:val="0"/>
        </w:rPr>
        <w:t xml:space="preserve">Modul 3: Produkte</w:t>
      </w: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Der EAA unterscheidet zwischen Produkten und Dienstleistungen. Die vom EAA definierten Produktkategorien werden in Modul 3 behandelt.</w:t>
      </w:r>
    </w:p>
    <w:p w:rsidR="00000000" w:rsidDel="00000000" w:rsidP="00000000" w:rsidRDefault="00000000" w:rsidRPr="00000000" w14:paraId="0000006A">
      <w:pPr>
        <w:rPr/>
      </w:pPr>
      <w:r w:rsidDel="00000000" w:rsidR="00000000" w:rsidRPr="00000000">
        <w:rPr>
          <w:rtl w:val="0"/>
        </w:rPr>
        <w:t xml:space="preserve">Ressourcen für </w:t>
      </w:r>
    </w:p>
    <w:p w:rsidR="00000000" w:rsidDel="00000000" w:rsidP="00000000" w:rsidRDefault="00000000" w:rsidRPr="00000000" w14:paraId="0000006B">
      <w:pPr>
        <w:rPr/>
      </w:pPr>
      <w:r w:rsidDel="00000000" w:rsidR="00000000" w:rsidRPr="00000000">
        <w:rPr>
          <w:b w:val="1"/>
          <w:rtl w:val="0"/>
        </w:rPr>
        <w:t xml:space="preserve">Ressourcen für Modul 3 (alle Untermodule):</w:t>
      </w:r>
      <w:r w:rsidDel="00000000" w:rsidR="00000000" w:rsidRPr="00000000">
        <w:rPr>
          <w:rtl w:val="0"/>
        </w:rPr>
        <w:t xml:space="preserve"> </w:t>
      </w:r>
      <w:hyperlink r:id="rId24">
        <w:r w:rsidDel="00000000" w:rsidR="00000000" w:rsidRPr="00000000">
          <w:rPr>
            <w:color w:val="1155cc"/>
            <w:u w:val="single"/>
            <w:rtl w:val="0"/>
          </w:rPr>
          <w:t xml:space="preserve">TRAINomat: Suche nach “(KB-EAA) 3”</w:t>
        </w:r>
      </w:hyperlink>
      <w:r w:rsidDel="00000000" w:rsidR="00000000" w:rsidRPr="00000000">
        <w:rPr>
          <w:rtl w:val="0"/>
        </w:rPr>
      </w:r>
    </w:p>
    <w:p w:rsidR="00000000" w:rsidDel="00000000" w:rsidP="00000000" w:rsidRDefault="00000000" w:rsidRPr="00000000" w14:paraId="0000006C">
      <w:pPr>
        <w:pStyle w:val="Heading2"/>
        <w:spacing w:after="120" w:before="360" w:line="276" w:lineRule="auto"/>
        <w:rPr/>
      </w:pPr>
      <w:bookmarkStart w:colFirst="0" w:colLast="0" w:name="_heading=h.xh99jp6ogww" w:id="15"/>
      <w:bookmarkEnd w:id="15"/>
      <w:r w:rsidDel="00000000" w:rsidR="00000000" w:rsidRPr="00000000">
        <w:rPr>
          <w:rtl w:val="0"/>
        </w:rPr>
        <w:t xml:space="preserve">3.1 Hardwaresysteme für Universalrechner inklusive Betriebssysteme</w:t>
      </w:r>
    </w:p>
    <w:p w:rsidR="00000000" w:rsidDel="00000000" w:rsidP="00000000" w:rsidRDefault="00000000" w:rsidRPr="00000000" w14:paraId="0000006D">
      <w:pPr>
        <w:rPr>
          <w:b w:val="1"/>
        </w:rPr>
      </w:pPr>
      <w:r w:rsidDel="00000000" w:rsidR="00000000" w:rsidRPr="00000000">
        <w:rPr>
          <w:b w:val="1"/>
          <w:rtl w:val="0"/>
        </w:rPr>
        <w:t xml:space="preserve">Lernziele:</w:t>
      </w:r>
    </w:p>
    <w:p w:rsidR="00000000" w:rsidDel="00000000" w:rsidP="00000000" w:rsidRDefault="00000000" w:rsidRPr="00000000" w14:paraId="0000006E">
      <w:pPr>
        <w:numPr>
          <w:ilvl w:val="0"/>
          <w:numId w:val="3"/>
        </w:numPr>
        <w:ind w:left="720" w:hanging="360"/>
        <w:rPr>
          <w:u w:val="none"/>
        </w:rPr>
      </w:pPr>
      <w:r w:rsidDel="00000000" w:rsidR="00000000" w:rsidRPr="00000000">
        <w:rPr>
          <w:rtl w:val="0"/>
        </w:rPr>
        <w:t xml:space="preserve">Sie kennen die Definition eines Universalrechners. </w:t>
      </w:r>
    </w:p>
    <w:p w:rsidR="00000000" w:rsidDel="00000000" w:rsidP="00000000" w:rsidRDefault="00000000" w:rsidRPr="00000000" w14:paraId="0000006F">
      <w:pPr>
        <w:numPr>
          <w:ilvl w:val="0"/>
          <w:numId w:val="3"/>
        </w:numPr>
        <w:ind w:left="720" w:hanging="360"/>
        <w:rPr>
          <w:u w:val="none"/>
        </w:rPr>
      </w:pPr>
      <w:r w:rsidDel="00000000" w:rsidR="00000000" w:rsidRPr="00000000">
        <w:rPr>
          <w:rtl w:val="0"/>
        </w:rPr>
        <w:t xml:space="preserve">Sie kennen die allgemeinen und besonderen Anforderungen an die Barrierefreiheit von Hardwaresystemen und Betriebssystemen von Universalrechnern (EAA Anhang I).</w:t>
      </w:r>
    </w:p>
    <w:p w:rsidR="00000000" w:rsidDel="00000000" w:rsidP="00000000" w:rsidRDefault="00000000" w:rsidRPr="00000000" w14:paraId="00000070">
      <w:pPr>
        <w:rPr/>
      </w:pPr>
      <w:r w:rsidDel="00000000" w:rsidR="00000000" w:rsidRPr="00000000">
        <w:rPr>
          <w:b w:val="1"/>
          <w:rtl w:val="0"/>
        </w:rPr>
        <w:t xml:space="preserve">Ressourcen:</w:t>
      </w:r>
      <w:r w:rsidDel="00000000" w:rsidR="00000000" w:rsidRPr="00000000">
        <w:rPr>
          <w:rtl w:val="0"/>
        </w:rPr>
        <w:t xml:space="preserve"> </w:t>
      </w:r>
      <w:hyperlink r:id="rId25">
        <w:r w:rsidDel="00000000" w:rsidR="00000000" w:rsidRPr="00000000">
          <w:rPr>
            <w:color w:val="1155cc"/>
            <w:u w:val="single"/>
            <w:rtl w:val="0"/>
          </w:rPr>
          <w:t xml:space="preserve">TRAINomat: Suche nach “(KB-EAA) 3.1”</w:t>
        </w:r>
      </w:hyperlink>
      <w:r w:rsidDel="00000000" w:rsidR="00000000" w:rsidRPr="00000000">
        <w:rPr>
          <w:rtl w:val="0"/>
        </w:rPr>
      </w:r>
    </w:p>
    <w:p w:rsidR="00000000" w:rsidDel="00000000" w:rsidP="00000000" w:rsidRDefault="00000000" w:rsidRPr="00000000" w14:paraId="00000071">
      <w:pPr>
        <w:pStyle w:val="Heading2"/>
        <w:spacing w:after="120" w:before="360" w:line="276" w:lineRule="auto"/>
        <w:rPr/>
      </w:pPr>
      <w:bookmarkStart w:colFirst="0" w:colLast="0" w:name="_heading=h.12x0s8qy0hjx" w:id="16"/>
      <w:bookmarkEnd w:id="16"/>
      <w:r w:rsidDel="00000000" w:rsidR="00000000" w:rsidRPr="00000000">
        <w:rPr>
          <w:rtl w:val="0"/>
        </w:rPr>
        <w:t xml:space="preserve">3.2 Zahlungsterminals</w:t>
      </w:r>
    </w:p>
    <w:p w:rsidR="00000000" w:rsidDel="00000000" w:rsidP="00000000" w:rsidRDefault="00000000" w:rsidRPr="00000000" w14:paraId="00000072">
      <w:pPr>
        <w:rPr>
          <w:b w:val="1"/>
        </w:rPr>
      </w:pPr>
      <w:r w:rsidDel="00000000" w:rsidR="00000000" w:rsidRPr="00000000">
        <w:rPr>
          <w:b w:val="1"/>
          <w:rtl w:val="0"/>
        </w:rPr>
        <w:t xml:space="preserve">Lernziele:</w:t>
      </w:r>
    </w:p>
    <w:p w:rsidR="00000000" w:rsidDel="00000000" w:rsidP="00000000" w:rsidRDefault="00000000" w:rsidRPr="00000000" w14:paraId="00000073">
      <w:pPr>
        <w:numPr>
          <w:ilvl w:val="0"/>
          <w:numId w:val="7"/>
        </w:numPr>
        <w:ind w:left="720" w:hanging="360"/>
        <w:rPr>
          <w:u w:val="none"/>
        </w:rPr>
      </w:pPr>
      <w:r w:rsidDel="00000000" w:rsidR="00000000" w:rsidRPr="00000000">
        <w:rPr>
          <w:rtl w:val="0"/>
        </w:rPr>
        <w:t xml:space="preserve">Sie kennen die Definition von Zahlungsterminals.</w:t>
      </w:r>
    </w:p>
    <w:p w:rsidR="00000000" w:rsidDel="00000000" w:rsidP="00000000" w:rsidRDefault="00000000" w:rsidRPr="00000000" w14:paraId="00000074">
      <w:pPr>
        <w:numPr>
          <w:ilvl w:val="0"/>
          <w:numId w:val="7"/>
        </w:numPr>
        <w:ind w:left="720" w:hanging="360"/>
        <w:rPr>
          <w:u w:val="none"/>
        </w:rPr>
      </w:pPr>
      <w:r w:rsidDel="00000000" w:rsidR="00000000" w:rsidRPr="00000000">
        <w:rPr>
          <w:rtl w:val="0"/>
        </w:rPr>
        <w:t xml:space="preserve">Sie kennen die allgemeinen und besonderen Anforderungen an die Barrierefreiheit von Zahlungsterminals (EAA Anhang I).</w:t>
      </w:r>
    </w:p>
    <w:p w:rsidR="00000000" w:rsidDel="00000000" w:rsidP="00000000" w:rsidRDefault="00000000" w:rsidRPr="00000000" w14:paraId="00000075">
      <w:pPr>
        <w:rPr/>
      </w:pPr>
      <w:r w:rsidDel="00000000" w:rsidR="00000000" w:rsidRPr="00000000">
        <w:rPr>
          <w:b w:val="1"/>
          <w:rtl w:val="0"/>
        </w:rPr>
        <w:t xml:space="preserve">Ressourcen:</w:t>
      </w:r>
      <w:r w:rsidDel="00000000" w:rsidR="00000000" w:rsidRPr="00000000">
        <w:rPr>
          <w:rtl w:val="0"/>
        </w:rPr>
        <w:t xml:space="preserve"> </w:t>
      </w:r>
      <w:hyperlink r:id="rId26">
        <w:r w:rsidDel="00000000" w:rsidR="00000000" w:rsidRPr="00000000">
          <w:rPr>
            <w:color w:val="1155cc"/>
            <w:u w:val="single"/>
            <w:rtl w:val="0"/>
          </w:rPr>
          <w:t xml:space="preserve">TRAINomat: Suche nach “(KB-EAA) 3.2”</w:t>
        </w:r>
      </w:hyperlink>
      <w:r w:rsidDel="00000000" w:rsidR="00000000" w:rsidRPr="00000000">
        <w:rPr>
          <w:rtl w:val="0"/>
        </w:rPr>
      </w:r>
    </w:p>
    <w:p w:rsidR="00000000" w:rsidDel="00000000" w:rsidP="00000000" w:rsidRDefault="00000000" w:rsidRPr="00000000" w14:paraId="00000076">
      <w:pPr>
        <w:pStyle w:val="Heading2"/>
        <w:spacing w:after="120" w:before="360" w:line="276" w:lineRule="auto"/>
        <w:rPr/>
      </w:pPr>
      <w:bookmarkStart w:colFirst="0" w:colLast="0" w:name="_heading=h.23dcbjjkowsv" w:id="17"/>
      <w:bookmarkEnd w:id="17"/>
      <w:r w:rsidDel="00000000" w:rsidR="00000000" w:rsidRPr="00000000">
        <w:rPr>
          <w:rtl w:val="0"/>
        </w:rPr>
        <w:t xml:space="preserve">3.3 Selbstbedienungsterminals (im Zusammenhang mit den von der Richtlinie erfassten Dienstleistungen)</w:t>
      </w:r>
    </w:p>
    <w:p w:rsidR="00000000" w:rsidDel="00000000" w:rsidP="00000000" w:rsidRDefault="00000000" w:rsidRPr="00000000" w14:paraId="00000077">
      <w:pPr>
        <w:rPr>
          <w:b w:val="1"/>
        </w:rPr>
      </w:pPr>
      <w:r w:rsidDel="00000000" w:rsidR="00000000" w:rsidRPr="00000000">
        <w:rPr>
          <w:b w:val="1"/>
          <w:rtl w:val="0"/>
        </w:rPr>
        <w:t xml:space="preserve">Lernziele:</w:t>
      </w:r>
    </w:p>
    <w:p w:rsidR="00000000" w:rsidDel="00000000" w:rsidP="00000000" w:rsidRDefault="00000000" w:rsidRPr="00000000" w14:paraId="00000078">
      <w:pPr>
        <w:numPr>
          <w:ilvl w:val="0"/>
          <w:numId w:val="8"/>
        </w:numPr>
        <w:ind w:left="720" w:hanging="360"/>
      </w:pPr>
      <w:r w:rsidDel="00000000" w:rsidR="00000000" w:rsidRPr="00000000">
        <w:rPr>
          <w:rtl w:val="0"/>
        </w:rPr>
        <w:t xml:space="preserve">Sie kennen die Definition von Selbstbedienungsterminals.</w:t>
      </w:r>
    </w:p>
    <w:p w:rsidR="00000000" w:rsidDel="00000000" w:rsidP="00000000" w:rsidRDefault="00000000" w:rsidRPr="00000000" w14:paraId="00000079">
      <w:pPr>
        <w:numPr>
          <w:ilvl w:val="0"/>
          <w:numId w:val="8"/>
        </w:numPr>
        <w:ind w:left="720" w:hanging="360"/>
      </w:pPr>
      <w:r w:rsidDel="00000000" w:rsidR="00000000" w:rsidRPr="00000000">
        <w:rPr>
          <w:rtl w:val="0"/>
        </w:rPr>
        <w:t xml:space="preserve">Sie kennen die allgemeinen und besonderen Anforderungen an die Barrierefreiheit von Selbstbedienungsterminals (EAA Anhang I).</w:t>
      </w:r>
    </w:p>
    <w:p w:rsidR="00000000" w:rsidDel="00000000" w:rsidP="00000000" w:rsidRDefault="00000000" w:rsidRPr="00000000" w14:paraId="0000007A">
      <w:pPr>
        <w:numPr>
          <w:ilvl w:val="0"/>
          <w:numId w:val="8"/>
        </w:numPr>
        <w:ind w:left="720" w:hanging="360"/>
        <w:rPr>
          <w:u w:val="none"/>
        </w:rPr>
      </w:pPr>
      <w:r w:rsidDel="00000000" w:rsidR="00000000" w:rsidRPr="00000000">
        <w:rPr>
          <w:rtl w:val="0"/>
        </w:rPr>
        <w:t xml:space="preserve">Sie kennen relevante Beispiele für Selbstbedienungsterminals (im Zusammenhang mit den von der Richtlinie erfassten Dienstleistungen).</w:t>
      </w:r>
    </w:p>
    <w:p w:rsidR="00000000" w:rsidDel="00000000" w:rsidP="00000000" w:rsidRDefault="00000000" w:rsidRPr="00000000" w14:paraId="0000007B">
      <w:pPr>
        <w:rPr/>
      </w:pPr>
      <w:r w:rsidDel="00000000" w:rsidR="00000000" w:rsidRPr="00000000">
        <w:rPr>
          <w:b w:val="1"/>
          <w:rtl w:val="0"/>
        </w:rPr>
        <w:t xml:space="preserve">Ressourcen:</w:t>
      </w:r>
      <w:r w:rsidDel="00000000" w:rsidR="00000000" w:rsidRPr="00000000">
        <w:rPr>
          <w:rtl w:val="0"/>
        </w:rPr>
        <w:t xml:space="preserve"> </w:t>
      </w:r>
      <w:hyperlink r:id="rId27">
        <w:r w:rsidDel="00000000" w:rsidR="00000000" w:rsidRPr="00000000">
          <w:rPr>
            <w:color w:val="1155cc"/>
            <w:u w:val="single"/>
            <w:rtl w:val="0"/>
          </w:rPr>
          <w:t xml:space="preserve">TRAINomat: Suche nach “(KB-EAA) 3.3”</w:t>
        </w:r>
      </w:hyperlink>
      <w:r w:rsidDel="00000000" w:rsidR="00000000" w:rsidRPr="00000000">
        <w:rPr>
          <w:rtl w:val="0"/>
        </w:rPr>
      </w:r>
    </w:p>
    <w:p w:rsidR="00000000" w:rsidDel="00000000" w:rsidP="00000000" w:rsidRDefault="00000000" w:rsidRPr="00000000" w14:paraId="0000007C">
      <w:pPr>
        <w:pStyle w:val="Heading2"/>
        <w:spacing w:after="120" w:before="360" w:line="276" w:lineRule="auto"/>
        <w:rPr/>
      </w:pPr>
      <w:bookmarkStart w:colFirst="0" w:colLast="0" w:name="_heading=h.t0fvnv26jfjg" w:id="18"/>
      <w:bookmarkEnd w:id="18"/>
      <w:r w:rsidDel="00000000" w:rsidR="00000000" w:rsidRPr="00000000">
        <w:rPr>
          <w:rtl w:val="0"/>
        </w:rPr>
        <w:t xml:space="preserve">3.4 Interaktive Verbraucherendgeräte für Telekommunikationsdienste</w:t>
      </w:r>
    </w:p>
    <w:p w:rsidR="00000000" w:rsidDel="00000000" w:rsidP="00000000" w:rsidRDefault="00000000" w:rsidRPr="00000000" w14:paraId="0000007D">
      <w:pPr>
        <w:rPr>
          <w:b w:val="1"/>
        </w:rPr>
      </w:pPr>
      <w:r w:rsidDel="00000000" w:rsidR="00000000" w:rsidRPr="00000000">
        <w:rPr>
          <w:b w:val="1"/>
          <w:rtl w:val="0"/>
        </w:rPr>
        <w:t xml:space="preserve">Lernziele:</w:t>
      </w:r>
    </w:p>
    <w:p w:rsidR="00000000" w:rsidDel="00000000" w:rsidP="00000000" w:rsidRDefault="00000000" w:rsidRPr="00000000" w14:paraId="0000007E">
      <w:pPr>
        <w:numPr>
          <w:ilvl w:val="0"/>
          <w:numId w:val="28"/>
        </w:numPr>
        <w:ind w:left="720" w:hanging="360"/>
        <w:rPr>
          <w:u w:val="none"/>
        </w:rPr>
      </w:pPr>
      <w:r w:rsidDel="00000000" w:rsidR="00000000" w:rsidRPr="00000000">
        <w:rPr>
          <w:rtl w:val="0"/>
        </w:rPr>
        <w:t xml:space="preserve">Sie kennen die Definition von interaktiven Verbraucherendgeräten für Telekommunikationsdienste.</w:t>
      </w:r>
    </w:p>
    <w:p w:rsidR="00000000" w:rsidDel="00000000" w:rsidP="00000000" w:rsidRDefault="00000000" w:rsidRPr="00000000" w14:paraId="0000007F">
      <w:pPr>
        <w:numPr>
          <w:ilvl w:val="0"/>
          <w:numId w:val="28"/>
        </w:numPr>
        <w:ind w:left="720" w:hanging="360"/>
        <w:rPr>
          <w:u w:val="none"/>
        </w:rPr>
      </w:pPr>
      <w:r w:rsidDel="00000000" w:rsidR="00000000" w:rsidRPr="00000000">
        <w:rPr>
          <w:rtl w:val="0"/>
        </w:rPr>
        <w:t xml:space="preserve">Sie kennen die allgemeinen und besonderen Anforderungen an die Barrierefreiheit von interaktiven Verbraucherendgeräten für Telekommunikationsdiensten (EAA Anhang I).</w:t>
      </w:r>
    </w:p>
    <w:p w:rsidR="00000000" w:rsidDel="00000000" w:rsidP="00000000" w:rsidRDefault="00000000" w:rsidRPr="00000000" w14:paraId="00000080">
      <w:pPr>
        <w:numPr>
          <w:ilvl w:val="0"/>
          <w:numId w:val="28"/>
        </w:numPr>
        <w:ind w:left="720" w:hanging="360"/>
      </w:pPr>
      <w:r w:rsidDel="00000000" w:rsidR="00000000" w:rsidRPr="00000000">
        <w:rPr>
          <w:rtl w:val="0"/>
        </w:rPr>
        <w:t xml:space="preserve">Sie kennen relevante Beispiele für interaktive Verbraucherendgeräte für Telekommunikationsdienste.</w:t>
      </w:r>
    </w:p>
    <w:p w:rsidR="00000000" w:rsidDel="00000000" w:rsidP="00000000" w:rsidRDefault="00000000" w:rsidRPr="00000000" w14:paraId="00000081">
      <w:pPr>
        <w:numPr>
          <w:ilvl w:val="0"/>
          <w:numId w:val="28"/>
        </w:numPr>
        <w:ind w:left="720" w:hanging="360"/>
        <w:rPr>
          <w:u w:val="none"/>
        </w:rPr>
      </w:pPr>
      <w:r w:rsidDel="00000000" w:rsidR="00000000" w:rsidRPr="00000000">
        <w:rPr>
          <w:rtl w:val="0"/>
        </w:rPr>
        <w:t xml:space="preserve">Sie verstehen die Bedeutung von “Text in Echtzeit” (Real-Time-Text) in Verbindung mit Sprach- und Video-Kommunikation.</w:t>
      </w:r>
    </w:p>
    <w:p w:rsidR="00000000" w:rsidDel="00000000" w:rsidP="00000000" w:rsidRDefault="00000000" w:rsidRPr="00000000" w14:paraId="00000082">
      <w:pPr>
        <w:numPr>
          <w:ilvl w:val="0"/>
          <w:numId w:val="28"/>
        </w:numPr>
        <w:ind w:left="720" w:hanging="360"/>
        <w:rPr>
          <w:u w:val="none"/>
        </w:rPr>
      </w:pPr>
      <w:r w:rsidDel="00000000" w:rsidR="00000000" w:rsidRPr="00000000">
        <w:rPr>
          <w:rtl w:val="0"/>
        </w:rPr>
        <w:t xml:space="preserve">[Deutschland, Österreich] Sie wissen, dass es auch in anderen Gesetzen Vorgaben zur Barrierefreiheit von interaktiven Verbraucherendgeräten für Telekommunikationsdienste gibt (TKG,</w:t>
      </w:r>
      <w:r w:rsidDel="00000000" w:rsidR="00000000" w:rsidRPr="00000000">
        <w:rPr>
          <w:rtl w:val="0"/>
        </w:rPr>
        <w:t xml:space="preserve"> TKG 2021</w:t>
      </w:r>
      <w:r w:rsidDel="00000000" w:rsidR="00000000" w:rsidRPr="00000000">
        <w:rPr>
          <w:rtl w:val="0"/>
        </w:rPr>
        <w:t xml:space="preserve">).</w:t>
      </w:r>
    </w:p>
    <w:p w:rsidR="00000000" w:rsidDel="00000000" w:rsidP="00000000" w:rsidRDefault="00000000" w:rsidRPr="00000000" w14:paraId="00000083">
      <w:pPr>
        <w:rPr/>
      </w:pPr>
      <w:r w:rsidDel="00000000" w:rsidR="00000000" w:rsidRPr="00000000">
        <w:rPr>
          <w:b w:val="1"/>
          <w:rtl w:val="0"/>
        </w:rPr>
        <w:t xml:space="preserve">Ressourcen:</w:t>
      </w:r>
      <w:r w:rsidDel="00000000" w:rsidR="00000000" w:rsidRPr="00000000">
        <w:rPr>
          <w:rtl w:val="0"/>
        </w:rPr>
        <w:t xml:space="preserve"> </w:t>
      </w:r>
      <w:hyperlink r:id="rId28">
        <w:r w:rsidDel="00000000" w:rsidR="00000000" w:rsidRPr="00000000">
          <w:rPr>
            <w:color w:val="1155cc"/>
            <w:u w:val="single"/>
            <w:rtl w:val="0"/>
          </w:rPr>
          <w:t xml:space="preserve">TRAINomat: Suche nach “(KB-EAA) 3.4”</w:t>
        </w:r>
      </w:hyperlink>
      <w:r w:rsidDel="00000000" w:rsidR="00000000" w:rsidRPr="00000000">
        <w:rPr>
          <w:rtl w:val="0"/>
        </w:rPr>
      </w:r>
    </w:p>
    <w:p w:rsidR="00000000" w:rsidDel="00000000" w:rsidP="00000000" w:rsidRDefault="00000000" w:rsidRPr="00000000" w14:paraId="00000084">
      <w:pPr>
        <w:pStyle w:val="Heading2"/>
        <w:spacing w:after="120" w:before="360" w:line="276" w:lineRule="auto"/>
        <w:rPr/>
      </w:pPr>
      <w:bookmarkStart w:colFirst="0" w:colLast="0" w:name="_heading=h.8v0349js0czd" w:id="19"/>
      <w:bookmarkEnd w:id="19"/>
      <w:r w:rsidDel="00000000" w:rsidR="00000000" w:rsidRPr="00000000">
        <w:rPr>
          <w:rtl w:val="0"/>
        </w:rPr>
        <w:t xml:space="preserve">3.5 Interaktive Verbraucherendgeräte für audiovisuelle Mediendienste</w:t>
      </w:r>
    </w:p>
    <w:p w:rsidR="00000000" w:rsidDel="00000000" w:rsidP="00000000" w:rsidRDefault="00000000" w:rsidRPr="00000000" w14:paraId="00000085">
      <w:pPr>
        <w:rPr>
          <w:b w:val="1"/>
        </w:rPr>
      </w:pPr>
      <w:r w:rsidDel="00000000" w:rsidR="00000000" w:rsidRPr="00000000">
        <w:rPr>
          <w:b w:val="1"/>
          <w:rtl w:val="0"/>
        </w:rPr>
        <w:t xml:space="preserve">Lernziele:</w:t>
      </w:r>
    </w:p>
    <w:p w:rsidR="00000000" w:rsidDel="00000000" w:rsidP="00000000" w:rsidRDefault="00000000" w:rsidRPr="00000000" w14:paraId="00000086">
      <w:pPr>
        <w:numPr>
          <w:ilvl w:val="0"/>
          <w:numId w:val="9"/>
        </w:numPr>
        <w:ind w:left="720" w:hanging="360"/>
      </w:pPr>
      <w:r w:rsidDel="00000000" w:rsidR="00000000" w:rsidRPr="00000000">
        <w:rPr>
          <w:rtl w:val="0"/>
        </w:rPr>
        <w:t xml:space="preserve">Sie kennen die Definition von interaktiven Verbraucherendgeräten für audiovisuelle Mediendienste.</w:t>
      </w:r>
    </w:p>
    <w:p w:rsidR="00000000" w:rsidDel="00000000" w:rsidP="00000000" w:rsidRDefault="00000000" w:rsidRPr="00000000" w14:paraId="00000087">
      <w:pPr>
        <w:numPr>
          <w:ilvl w:val="0"/>
          <w:numId w:val="9"/>
        </w:numPr>
        <w:ind w:left="720" w:hanging="360"/>
      </w:pPr>
      <w:r w:rsidDel="00000000" w:rsidR="00000000" w:rsidRPr="00000000">
        <w:rPr>
          <w:rtl w:val="0"/>
        </w:rPr>
        <w:t xml:space="preserve">Sie kennen die allgemeinen und besonderen Anforderungen an die Barrierefreiheit von interaktiven Verbraucherendgeräten für audiovisuelle Mediendienste (EAA Anhang I).</w:t>
      </w:r>
    </w:p>
    <w:p w:rsidR="00000000" w:rsidDel="00000000" w:rsidP="00000000" w:rsidRDefault="00000000" w:rsidRPr="00000000" w14:paraId="00000088">
      <w:pPr>
        <w:numPr>
          <w:ilvl w:val="0"/>
          <w:numId w:val="9"/>
        </w:numPr>
        <w:ind w:left="720" w:hanging="360"/>
      </w:pPr>
      <w:r w:rsidDel="00000000" w:rsidR="00000000" w:rsidRPr="00000000">
        <w:rPr>
          <w:rtl w:val="0"/>
        </w:rPr>
        <w:t xml:space="preserve">Sie kennen relevante Beispiele für interaktive Verbraucherendgeräte für audiovisuelle Mediendienste.</w:t>
      </w:r>
    </w:p>
    <w:p w:rsidR="00000000" w:rsidDel="00000000" w:rsidP="00000000" w:rsidRDefault="00000000" w:rsidRPr="00000000" w14:paraId="00000089">
      <w:pPr>
        <w:numPr>
          <w:ilvl w:val="0"/>
          <w:numId w:val="9"/>
        </w:numPr>
        <w:ind w:left="720" w:hanging="360"/>
      </w:pPr>
      <w:r w:rsidDel="00000000" w:rsidR="00000000" w:rsidRPr="00000000">
        <w:rPr>
          <w:rtl w:val="0"/>
        </w:rPr>
        <w:t xml:space="preserve">[Deutschland, Österreich] Sie wissen, dass es auch in anderen Gesetzen Vorgaben zur Barrierefreiheit von interaktiven Verbraucherendgeräten für audiovisuelle Mediendienste gibt (MStV, </w:t>
      </w:r>
      <w:r w:rsidDel="00000000" w:rsidR="00000000" w:rsidRPr="00000000">
        <w:rPr>
          <w:rtl w:val="0"/>
        </w:rPr>
        <w:t xml:space="preserve">AMD-G</w:t>
      </w:r>
      <w:r w:rsidDel="00000000" w:rsidR="00000000" w:rsidRPr="00000000">
        <w:rPr>
          <w:rtl w:val="0"/>
        </w:rPr>
        <w:t xml:space="preserve">).</w:t>
      </w:r>
    </w:p>
    <w:p w:rsidR="00000000" w:rsidDel="00000000" w:rsidP="00000000" w:rsidRDefault="00000000" w:rsidRPr="00000000" w14:paraId="0000008A">
      <w:pPr>
        <w:rPr/>
      </w:pPr>
      <w:r w:rsidDel="00000000" w:rsidR="00000000" w:rsidRPr="00000000">
        <w:rPr>
          <w:b w:val="1"/>
          <w:rtl w:val="0"/>
        </w:rPr>
        <w:t xml:space="preserve">Ressourcen:</w:t>
      </w:r>
      <w:r w:rsidDel="00000000" w:rsidR="00000000" w:rsidRPr="00000000">
        <w:rPr>
          <w:rtl w:val="0"/>
        </w:rPr>
        <w:t xml:space="preserve"> </w:t>
      </w:r>
      <w:hyperlink r:id="rId29">
        <w:r w:rsidDel="00000000" w:rsidR="00000000" w:rsidRPr="00000000">
          <w:rPr>
            <w:color w:val="1155cc"/>
            <w:u w:val="single"/>
            <w:rtl w:val="0"/>
          </w:rPr>
          <w:t xml:space="preserve">TRAINomat: Suche nach “(KB-EAA) 3.5”</w:t>
        </w:r>
      </w:hyperlink>
      <w:r w:rsidDel="00000000" w:rsidR="00000000" w:rsidRPr="00000000">
        <w:rPr>
          <w:rtl w:val="0"/>
        </w:rPr>
      </w:r>
    </w:p>
    <w:p w:rsidR="00000000" w:rsidDel="00000000" w:rsidP="00000000" w:rsidRDefault="00000000" w:rsidRPr="00000000" w14:paraId="0000008B">
      <w:pPr>
        <w:pStyle w:val="Heading2"/>
        <w:spacing w:after="120" w:before="360" w:line="276" w:lineRule="auto"/>
        <w:rPr/>
      </w:pPr>
      <w:bookmarkStart w:colFirst="0" w:colLast="0" w:name="_heading=h.emy7pfmiulpb" w:id="20"/>
      <w:bookmarkEnd w:id="20"/>
      <w:r w:rsidDel="00000000" w:rsidR="00000000" w:rsidRPr="00000000">
        <w:rPr>
          <w:rtl w:val="0"/>
        </w:rPr>
        <w:t xml:space="preserve">3.6 E-Book-Lesegeräte</w:t>
      </w:r>
    </w:p>
    <w:p w:rsidR="00000000" w:rsidDel="00000000" w:rsidP="00000000" w:rsidRDefault="00000000" w:rsidRPr="00000000" w14:paraId="0000008C">
      <w:pPr>
        <w:rPr>
          <w:b w:val="1"/>
        </w:rPr>
      </w:pPr>
      <w:r w:rsidDel="00000000" w:rsidR="00000000" w:rsidRPr="00000000">
        <w:rPr>
          <w:b w:val="1"/>
          <w:rtl w:val="0"/>
        </w:rPr>
        <w:t xml:space="preserve">Lernziele:</w:t>
      </w:r>
    </w:p>
    <w:p w:rsidR="00000000" w:rsidDel="00000000" w:rsidP="00000000" w:rsidRDefault="00000000" w:rsidRPr="00000000" w14:paraId="0000008D">
      <w:pPr>
        <w:numPr>
          <w:ilvl w:val="0"/>
          <w:numId w:val="1"/>
        </w:numPr>
        <w:ind w:left="720" w:hanging="360"/>
      </w:pPr>
      <w:r w:rsidDel="00000000" w:rsidR="00000000" w:rsidRPr="00000000">
        <w:rPr>
          <w:rtl w:val="0"/>
        </w:rPr>
        <w:t xml:space="preserve">Sie kennen die Definition von E-Book-Lesegeräten.</w:t>
      </w:r>
    </w:p>
    <w:p w:rsidR="00000000" w:rsidDel="00000000" w:rsidP="00000000" w:rsidRDefault="00000000" w:rsidRPr="00000000" w14:paraId="0000008E">
      <w:pPr>
        <w:numPr>
          <w:ilvl w:val="0"/>
          <w:numId w:val="1"/>
        </w:numPr>
        <w:ind w:left="720" w:hanging="360"/>
      </w:pPr>
      <w:r w:rsidDel="00000000" w:rsidR="00000000" w:rsidRPr="00000000">
        <w:rPr>
          <w:rtl w:val="0"/>
        </w:rPr>
        <w:t xml:space="preserve">Sie kennen allgemeine und besondere Anforderungen an die Barrierefreiheit von E-Book-Lesegeräten (EAA Anhang I).</w:t>
      </w:r>
    </w:p>
    <w:p w:rsidR="00000000" w:rsidDel="00000000" w:rsidP="00000000" w:rsidRDefault="00000000" w:rsidRPr="00000000" w14:paraId="0000008F">
      <w:pPr>
        <w:rPr/>
      </w:pPr>
      <w:r w:rsidDel="00000000" w:rsidR="00000000" w:rsidRPr="00000000">
        <w:rPr>
          <w:b w:val="1"/>
          <w:rtl w:val="0"/>
        </w:rPr>
        <w:t xml:space="preserve">Ressourcen:</w:t>
      </w:r>
      <w:r w:rsidDel="00000000" w:rsidR="00000000" w:rsidRPr="00000000">
        <w:rPr>
          <w:rtl w:val="0"/>
        </w:rPr>
        <w:t xml:space="preserve"> </w:t>
      </w:r>
      <w:hyperlink r:id="rId30">
        <w:r w:rsidDel="00000000" w:rsidR="00000000" w:rsidRPr="00000000">
          <w:rPr>
            <w:color w:val="1155cc"/>
            <w:u w:val="single"/>
            <w:rtl w:val="0"/>
          </w:rPr>
          <w:t xml:space="preserve">TRAINomat: Suche nach “(KB-EAA) 3.6”</w:t>
        </w:r>
      </w:hyperlink>
      <w:r w:rsidDel="00000000" w:rsidR="00000000" w:rsidRPr="00000000">
        <w:rPr>
          <w:rtl w:val="0"/>
        </w:rPr>
      </w:r>
    </w:p>
    <w:p w:rsidR="00000000" w:rsidDel="00000000" w:rsidP="00000000" w:rsidRDefault="00000000" w:rsidRPr="00000000" w14:paraId="00000090">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320" w:line="360" w:lineRule="auto"/>
        <w:ind w:left="0" w:right="0" w:firstLine="0"/>
        <w:jc w:val="left"/>
        <w:rPr/>
      </w:pPr>
      <w:bookmarkStart w:colFirst="0" w:colLast="0" w:name="_heading=h.r0iuyvrcxapm" w:id="21"/>
      <w:bookmarkEnd w:id="21"/>
      <w:r w:rsidDel="00000000" w:rsidR="00000000" w:rsidRPr="00000000">
        <w:rPr>
          <w:rtl w:val="0"/>
        </w:rPr>
      </w:r>
    </w:p>
    <w:p w:rsidR="00000000" w:rsidDel="00000000" w:rsidP="00000000" w:rsidRDefault="00000000" w:rsidRPr="00000000" w14:paraId="00000091">
      <w:pPr>
        <w:pStyle w:val="Heading1"/>
        <w:spacing w:line="276" w:lineRule="auto"/>
        <w:rPr/>
      </w:pPr>
      <w:bookmarkStart w:colFirst="0" w:colLast="0" w:name="_heading=h.nzlsxo7j7t7n" w:id="22"/>
      <w:bookmarkEnd w:id="22"/>
      <w:r w:rsidDel="00000000" w:rsidR="00000000" w:rsidRPr="00000000">
        <w:rPr>
          <w:vertAlign w:val="baseline"/>
          <w:rtl w:val="0"/>
        </w:rPr>
        <w:t xml:space="preserve">Modul </w:t>
      </w:r>
      <w:r w:rsidDel="00000000" w:rsidR="00000000" w:rsidRPr="00000000">
        <w:rPr>
          <w:rtl w:val="0"/>
        </w:rPr>
        <w:t xml:space="preserve">4</w:t>
      </w:r>
      <w:r w:rsidDel="00000000" w:rsidR="00000000" w:rsidRPr="00000000">
        <w:rPr>
          <w:vertAlign w:val="baseline"/>
          <w:rtl w:val="0"/>
        </w:rPr>
        <w:t xml:space="preserve">: D</w:t>
      </w:r>
      <w:r w:rsidDel="00000000" w:rsidR="00000000" w:rsidRPr="00000000">
        <w:rPr>
          <w:rtl w:val="0"/>
        </w:rPr>
        <w:t xml:space="preserve">ienstleistungen</w:t>
      </w:r>
    </w:p>
    <w:p w:rsidR="00000000" w:rsidDel="00000000" w:rsidP="00000000" w:rsidRDefault="00000000" w:rsidRPr="00000000" w14:paraId="00000092">
      <w:pPr>
        <w:rPr/>
      </w:pPr>
      <w:r w:rsidDel="00000000" w:rsidR="00000000" w:rsidRPr="00000000">
        <w:rPr>
          <w:rtl w:val="0"/>
        </w:rPr>
        <w:t xml:space="preserve">Der EAA unterscheidet zwischen Produkten und Dienstleistungen. Die vom EAA definierten Dienstleistungskategorien </w:t>
      </w:r>
      <w:sdt>
        <w:sdtPr>
          <w:id w:val="1266553613"/>
          <w:tag w:val="goog_rdk_15"/>
        </w:sdtPr>
        <w:sdtContent>
          <w:ins w:author="Gottfried Zimmermann" w:id="7" w:date="2025-08-29T15:11:53Z">
            <w:r w:rsidDel="00000000" w:rsidR="00000000" w:rsidRPr="00000000">
              <w:rPr>
                <w:rtl w:val="0"/>
              </w:rPr>
              <w:t xml:space="preserve">und ihre Unterstützungsdienste </w:t>
            </w:r>
          </w:ins>
        </w:sdtContent>
      </w:sdt>
      <w:r w:rsidDel="00000000" w:rsidR="00000000" w:rsidRPr="00000000">
        <w:rPr>
          <w:rtl w:val="0"/>
        </w:rPr>
        <w:t xml:space="preserve">werden in Modul 4 behandelt.</w:t>
      </w:r>
    </w:p>
    <w:p w:rsidR="00000000" w:rsidDel="00000000" w:rsidP="00000000" w:rsidRDefault="00000000" w:rsidRPr="00000000" w14:paraId="00000093">
      <w:pPr>
        <w:rPr/>
      </w:pPr>
      <w:r w:rsidDel="00000000" w:rsidR="00000000" w:rsidRPr="00000000">
        <w:rPr>
          <w:b w:val="1"/>
          <w:rtl w:val="0"/>
        </w:rPr>
        <w:t xml:space="preserve">Ressourcen:</w:t>
      </w:r>
      <w:r w:rsidDel="00000000" w:rsidR="00000000" w:rsidRPr="00000000">
        <w:rPr>
          <w:rtl w:val="0"/>
        </w:rPr>
        <w:t xml:space="preserve"> </w:t>
      </w:r>
      <w:hyperlink r:id="rId31">
        <w:r w:rsidDel="00000000" w:rsidR="00000000" w:rsidRPr="00000000">
          <w:rPr>
            <w:color w:val="1155cc"/>
            <w:u w:val="single"/>
            <w:rtl w:val="0"/>
          </w:rPr>
          <w:t xml:space="preserve">TRAINomat: Suche nach “(KB-EAA) 4”</w:t>
        </w:r>
      </w:hyperlink>
      <w:r w:rsidDel="00000000" w:rsidR="00000000" w:rsidRPr="00000000">
        <w:rPr>
          <w:rtl w:val="0"/>
        </w:rPr>
      </w:r>
    </w:p>
    <w:p w:rsidR="00000000" w:rsidDel="00000000" w:rsidP="00000000" w:rsidRDefault="00000000" w:rsidRPr="00000000" w14:paraId="00000094">
      <w:pPr>
        <w:pStyle w:val="Heading2"/>
        <w:spacing w:after="120" w:before="360" w:line="276" w:lineRule="auto"/>
        <w:rPr>
          <w:sz w:val="32"/>
          <w:szCs w:val="32"/>
        </w:rPr>
      </w:pPr>
      <w:bookmarkStart w:colFirst="0" w:colLast="0" w:name="_heading=h.209dckasmhlm" w:id="23"/>
      <w:bookmarkEnd w:id="23"/>
      <w:r w:rsidDel="00000000" w:rsidR="00000000" w:rsidRPr="00000000">
        <w:rPr>
          <w:color w:val="434343"/>
          <w:rtl w:val="0"/>
        </w:rPr>
        <w:t xml:space="preserve">4.1 Elektronischer Geschäftsverkehr </w:t>
      </w:r>
      <w:r w:rsidDel="00000000" w:rsidR="00000000" w:rsidRPr="00000000">
        <w:rPr>
          <w:rtl w:val="0"/>
        </w:rPr>
      </w:r>
    </w:p>
    <w:p w:rsidR="00000000" w:rsidDel="00000000" w:rsidP="00000000" w:rsidRDefault="00000000" w:rsidRPr="00000000" w14:paraId="00000095">
      <w:pPr>
        <w:rPr>
          <w:b w:val="1"/>
        </w:rPr>
      </w:pPr>
      <w:r w:rsidDel="00000000" w:rsidR="00000000" w:rsidRPr="00000000">
        <w:rPr>
          <w:b w:val="1"/>
          <w:rtl w:val="0"/>
        </w:rPr>
        <w:t xml:space="preserve">Lernziele:</w:t>
      </w:r>
    </w:p>
    <w:p w:rsidR="00000000" w:rsidDel="00000000" w:rsidP="00000000" w:rsidRDefault="00000000" w:rsidRPr="00000000" w14:paraId="00000096">
      <w:pPr>
        <w:widowControl w:val="0"/>
        <w:numPr>
          <w:ilvl w:val="0"/>
          <w:numId w:val="24"/>
        </w:numPr>
        <w:ind w:left="720" w:hanging="360"/>
      </w:pPr>
      <w:r w:rsidDel="00000000" w:rsidR="00000000" w:rsidRPr="00000000">
        <w:rPr>
          <w:rtl w:val="0"/>
        </w:rPr>
        <w:t xml:space="preserve">Sie wissen, was  “Dienstleistungen im elektronischen Geschäftsverkehr” im Kontext des EAAs sind.</w:t>
      </w:r>
      <w:r w:rsidDel="00000000" w:rsidR="00000000" w:rsidRPr="00000000">
        <w:rPr>
          <w:rtl w:val="0"/>
        </w:rPr>
      </w:r>
    </w:p>
    <w:p w:rsidR="00000000" w:rsidDel="00000000" w:rsidP="00000000" w:rsidRDefault="00000000" w:rsidRPr="00000000" w14:paraId="00000097">
      <w:pPr>
        <w:widowControl w:val="0"/>
        <w:numPr>
          <w:ilvl w:val="0"/>
          <w:numId w:val="24"/>
        </w:numPr>
        <w:ind w:left="720" w:hanging="360"/>
      </w:pPr>
      <w:r w:rsidDel="00000000" w:rsidR="00000000" w:rsidRPr="00000000">
        <w:rPr>
          <w:rtl w:val="0"/>
        </w:rPr>
        <w:t xml:space="preserve">Sie verstehen die allgemeinen und besonderen Barrierefreiheitsanforderungen für </w:t>
      </w:r>
      <w:sdt>
        <w:sdtPr>
          <w:id w:val="1846764870"/>
          <w:tag w:val="goog_rdk_16"/>
        </w:sdtPr>
        <w:sdtContent>
          <w:ins w:author="Sonja Weckenmann" w:id="8" w:date="2025-08-31T07:48:31Z">
            <w:r w:rsidDel="00000000" w:rsidR="00000000" w:rsidRPr="00000000">
              <w:rPr>
                <w:rtl w:val="0"/>
              </w:rPr>
              <w:t xml:space="preserve">Dienstleistungen im elektronischen Geschäftsverkehr </w:t>
            </w:r>
          </w:ins>
        </w:sdtContent>
      </w:sdt>
      <w:sdt>
        <w:sdtPr>
          <w:id w:val="2053362785"/>
          <w:tag w:val="goog_rdk_17"/>
        </w:sdtPr>
        <w:sdtContent>
          <w:del w:author="Sonja Weckenmann" w:id="8" w:date="2025-08-31T07:48:31Z"/>
          <w:sdt>
            <w:sdtPr>
              <w:id w:val="-32436315"/>
              <w:tag w:val="goog_rdk_18"/>
            </w:sdtPr>
            <w:sdtContent>
              <w:commentRangeStart w:id="5"/>
            </w:sdtContent>
          </w:sdt>
          <w:del w:author="Sonja Weckenmann" w:id="8" w:date="2025-08-31T07:48:31Z">
            <w:r w:rsidDel="00000000" w:rsidR="00000000" w:rsidRPr="00000000">
              <w:rPr>
                <w:rtl w:val="0"/>
              </w:rPr>
              <w:delText xml:space="preserve">E-Commerce-Plattformen</w:delText>
            </w:r>
          </w:del>
        </w:sdtContent>
      </w:sdt>
      <w:commentRangeEnd w:id="5"/>
      <w:r w:rsidDel="00000000" w:rsidR="00000000" w:rsidRPr="00000000">
        <w:commentReference w:id="5"/>
      </w:r>
      <w:r w:rsidDel="00000000" w:rsidR="00000000" w:rsidRPr="00000000">
        <w:rPr>
          <w:rtl w:val="0"/>
        </w:rPr>
        <w:t xml:space="preserve"> und </w:t>
      </w:r>
      <w:sdt>
        <w:sdtPr>
          <w:id w:val="-667880112"/>
          <w:tag w:val="goog_rdk_19"/>
        </w:sdtPr>
        <w:sdtContent>
          <w:commentRangeStart w:id="6"/>
        </w:sdtContent>
      </w:sdt>
      <w:sdt>
        <w:sdtPr>
          <w:id w:val="1156416013"/>
          <w:tag w:val="goog_rdk_20"/>
        </w:sdtPr>
        <w:sdtContent>
          <w:commentRangeStart w:id="7"/>
        </w:sdtContent>
      </w:sdt>
      <w:r w:rsidDel="00000000" w:rsidR="00000000" w:rsidRPr="00000000">
        <w:rPr>
          <w:rtl w:val="0"/>
        </w:rPr>
        <w:t xml:space="preserve">Kundensupportsysteme </w:t>
      </w:r>
      <w:commentRangeEnd w:id="6"/>
      <w:r w:rsidDel="00000000" w:rsidR="00000000" w:rsidRPr="00000000">
        <w:commentReference w:id="6"/>
      </w:r>
      <w:commentRangeEnd w:id="7"/>
      <w:r w:rsidDel="00000000" w:rsidR="00000000" w:rsidRPr="00000000">
        <w:commentReference w:id="7"/>
      </w:r>
      <w:r w:rsidDel="00000000" w:rsidR="00000000" w:rsidRPr="00000000">
        <w:rPr>
          <w:rtl w:val="0"/>
        </w:rPr>
        <w:t xml:space="preserve">sowie die dazu relevanten Kommunikationskanäle (EAA Anhang I).</w:t>
      </w:r>
    </w:p>
    <w:p w:rsidR="00000000" w:rsidDel="00000000" w:rsidP="00000000" w:rsidRDefault="00000000" w:rsidRPr="00000000" w14:paraId="00000098">
      <w:pPr>
        <w:widowControl w:val="0"/>
        <w:numPr>
          <w:ilvl w:val="0"/>
          <w:numId w:val="24"/>
        </w:numPr>
        <w:ind w:left="720" w:hanging="360"/>
      </w:pPr>
      <w:r w:rsidDel="00000000" w:rsidR="00000000" w:rsidRPr="00000000">
        <w:rPr>
          <w:rtl w:val="0"/>
        </w:rPr>
        <w:t xml:space="preserve">Sie verstehen die Relevanz und Bedeutung der Barrierefreiheit von E-Commerce-Plattformen und Kundensupportsystemen, einschließlich Nachbetreuung und Kundenkommunikation.</w:t>
      </w:r>
    </w:p>
    <w:p w:rsidR="00000000" w:rsidDel="00000000" w:rsidP="00000000" w:rsidRDefault="00000000" w:rsidRPr="00000000" w14:paraId="00000099">
      <w:pPr>
        <w:rPr/>
      </w:pPr>
      <w:r w:rsidDel="00000000" w:rsidR="00000000" w:rsidRPr="00000000">
        <w:rPr>
          <w:b w:val="1"/>
          <w:rtl w:val="0"/>
        </w:rPr>
        <w:t xml:space="preserve">Ressourcen:</w:t>
      </w:r>
      <w:r w:rsidDel="00000000" w:rsidR="00000000" w:rsidRPr="00000000">
        <w:rPr>
          <w:rtl w:val="0"/>
        </w:rPr>
        <w:t xml:space="preserve"> </w:t>
      </w:r>
      <w:hyperlink r:id="rId32">
        <w:r w:rsidDel="00000000" w:rsidR="00000000" w:rsidRPr="00000000">
          <w:rPr>
            <w:color w:val="1155cc"/>
            <w:u w:val="single"/>
            <w:rtl w:val="0"/>
          </w:rPr>
          <w:t xml:space="preserve">TRAINomat: Suche nach “(KB-EAA) 4.1”</w:t>
        </w:r>
      </w:hyperlink>
      <w:r w:rsidDel="00000000" w:rsidR="00000000" w:rsidRPr="00000000">
        <w:rPr>
          <w:rtl w:val="0"/>
        </w:rPr>
      </w:r>
    </w:p>
    <w:p w:rsidR="00000000" w:rsidDel="00000000" w:rsidP="00000000" w:rsidRDefault="00000000" w:rsidRPr="00000000" w14:paraId="0000009A">
      <w:pPr>
        <w:pStyle w:val="Heading2"/>
        <w:spacing w:after="120" w:before="360" w:line="276" w:lineRule="auto"/>
        <w:rPr>
          <w:shd w:fill="ff9900" w:val="clear"/>
        </w:rPr>
      </w:pPr>
      <w:bookmarkStart w:colFirst="0" w:colLast="0" w:name="_heading=h.jz5v83gczuu6" w:id="24"/>
      <w:bookmarkEnd w:id="24"/>
      <w:r w:rsidDel="00000000" w:rsidR="00000000" w:rsidRPr="00000000">
        <w:rPr>
          <w:shd w:fill="ff9900" w:val="clear"/>
          <w:rtl w:val="0"/>
        </w:rPr>
        <w:t xml:space="preserve">4.2 Telekommunikationsdienste</w:t>
      </w:r>
    </w:p>
    <w:p w:rsidR="00000000" w:rsidDel="00000000" w:rsidP="00000000" w:rsidRDefault="00000000" w:rsidRPr="00000000" w14:paraId="0000009B">
      <w:pPr>
        <w:rPr>
          <w:b w:val="1"/>
        </w:rPr>
      </w:pPr>
      <w:r w:rsidDel="00000000" w:rsidR="00000000" w:rsidRPr="00000000">
        <w:rPr>
          <w:b w:val="1"/>
          <w:rtl w:val="0"/>
        </w:rPr>
        <w:t xml:space="preserve">Lernziele:</w:t>
      </w:r>
    </w:p>
    <w:p w:rsidR="00000000" w:rsidDel="00000000" w:rsidP="00000000" w:rsidRDefault="00000000" w:rsidRPr="00000000" w14:paraId="0000009C">
      <w:pPr>
        <w:widowControl w:val="0"/>
        <w:numPr>
          <w:ilvl w:val="0"/>
          <w:numId w:val="16"/>
        </w:numPr>
        <w:ind w:left="720" w:hanging="360"/>
        <w:rPr>
          <w:color w:val="000000"/>
          <w:sz w:val="22"/>
          <w:szCs w:val="22"/>
        </w:rPr>
      </w:pPr>
      <w:r w:rsidDel="00000000" w:rsidR="00000000" w:rsidRPr="00000000">
        <w:rPr>
          <w:rtl w:val="0"/>
        </w:rPr>
        <w:t xml:space="preserve">Sie wissen, was  “Telekommunikationsdienste” im Kontext des EAAs sind.</w:t>
      </w:r>
    </w:p>
    <w:p w:rsidR="00000000" w:rsidDel="00000000" w:rsidP="00000000" w:rsidRDefault="00000000" w:rsidRPr="00000000" w14:paraId="0000009D">
      <w:pPr>
        <w:widowControl w:val="0"/>
        <w:numPr>
          <w:ilvl w:val="0"/>
          <w:numId w:val="16"/>
        </w:numPr>
        <w:ind w:left="720" w:hanging="360"/>
        <w:rPr>
          <w:u w:val="none"/>
        </w:rPr>
      </w:pPr>
      <w:r w:rsidDel="00000000" w:rsidR="00000000" w:rsidRPr="00000000">
        <w:rPr>
          <w:rtl w:val="0"/>
        </w:rPr>
        <w:t xml:space="preserve">Sie kennen relevante Beispiele für Telekommunikationsdienste.</w:t>
      </w:r>
    </w:p>
    <w:sdt>
      <w:sdtPr>
        <w:id w:val="-613317808"/>
        <w:tag w:val="goog_rdk_24"/>
      </w:sdtPr>
      <w:sdtContent>
        <w:p w:rsidR="00000000" w:rsidDel="00000000" w:rsidP="00000000" w:rsidRDefault="00000000" w:rsidRPr="00000000" w14:paraId="0000009E">
          <w:pPr>
            <w:widowControl w:val="0"/>
            <w:numPr>
              <w:ilvl w:val="0"/>
              <w:numId w:val="16"/>
            </w:numPr>
            <w:ind w:left="720" w:hanging="360"/>
            <w:rPr>
              <w:ins w:author="Gottfried Zimmermann" w:id="9" w:date="2025-08-29T15:25:17Z"/>
              <w:color w:val="000000"/>
              <w:sz w:val="22"/>
              <w:szCs w:val="22"/>
            </w:rPr>
          </w:pPr>
          <w:r w:rsidDel="00000000" w:rsidR="00000000" w:rsidRPr="00000000">
            <w:rPr>
              <w:rtl w:val="0"/>
            </w:rPr>
            <w:t xml:space="preserve">Sie verstehen die allgemeinen und besonderen Barrierefreiheitsanforderungen für Telekommunikationsdienste (EAA Anhang I).</w:t>
          </w:r>
          <w:sdt>
            <w:sdtPr>
              <w:id w:val="1135228877"/>
              <w:tag w:val="goog_rdk_21"/>
            </w:sdtPr>
            <w:sdtContent>
              <w:ins w:author="Gottfried Zimmermann" w:id="9" w:date="2025-08-29T15:25:17Z"/>
              <w:sdt>
                <w:sdtPr>
                  <w:id w:val="-294896808"/>
                  <w:tag w:val="goog_rdk_22"/>
                </w:sdtPr>
                <w:sdtContent>
                  <w:commentRangeStart w:id="8"/>
                </w:sdtContent>
              </w:sdt>
              <w:ins w:author="Gottfried Zimmermann" w:id="9" w:date="2025-08-29T15:25:17Z">
                <w:sdt>
                  <w:sdtPr>
                    <w:id w:val="1033523207"/>
                    <w:tag w:val="goog_rdk_23"/>
                  </w:sdtPr>
                  <w:sdtContent>
                    <w:commentRangeStart w:id="9"/>
                  </w:sdtContent>
                </w:sdt>
                <w:r w:rsidDel="00000000" w:rsidR="00000000" w:rsidRPr="00000000">
                  <w:rPr>
                    <w:rtl w:val="0"/>
                  </w:rPr>
                </w:r>
              </w:ins>
            </w:sdtContent>
          </w:sdt>
        </w:p>
      </w:sdtContent>
    </w:sdt>
    <w:sdt>
      <w:sdtPr>
        <w:id w:val="170578864"/>
        <w:tag w:val="goog_rdk_26"/>
      </w:sdtPr>
      <w:sdtContent>
        <w:p w:rsidR="00000000" w:rsidDel="00000000" w:rsidP="00000000" w:rsidRDefault="00000000" w:rsidRPr="00000000" w14:paraId="0000009F">
          <w:pPr>
            <w:widowControl w:val="0"/>
            <w:numPr>
              <w:ilvl w:val="0"/>
              <w:numId w:val="16"/>
            </w:numPr>
            <w:ind w:left="720" w:hanging="360"/>
            <w:rPr>
              <w:u w:val="none"/>
              <w:rPrChange w:author="Gottfried Zimmermann" w:id="10" w:date="2025-08-29T15:25:17Z">
                <w:rPr>
                  <w:color w:val="000000"/>
                  <w:sz w:val="22"/>
                  <w:szCs w:val="22"/>
                </w:rPr>
              </w:rPrChange>
            </w:rPr>
            <w:pPrChange w:author="Gottfried Zimmermann" w:id="0" w:date="2025-08-29T15:25:17Z">
              <w:pPr>
                <w:widowControl w:val="0"/>
                <w:numPr>
                  <w:ilvl w:val="0"/>
                  <w:numId w:val="16"/>
                </w:numPr>
                <w:ind w:left="720" w:hanging="360"/>
              </w:pPr>
            </w:pPrChange>
          </w:pPr>
          <w:sdt>
            <w:sdtPr>
              <w:id w:val="806637823"/>
              <w:tag w:val="goog_rdk_25"/>
            </w:sdtPr>
            <w:sdtContent>
              <w:ins w:author="Gottfried Zimmermann" w:id="9" w:date="2025-08-29T15:25:17Z">
                <w:r w:rsidDel="00000000" w:rsidR="00000000" w:rsidRPr="00000000">
                  <w:rPr>
                    <w:rtl w:val="0"/>
                  </w:rPr>
                  <w:t xml:space="preserve">Sie verstehen das Prinzip von “Total Conversation”.</w:t>
                </w:r>
              </w:ins>
            </w:sdtContent>
          </w:sdt>
          <w:commentRangeEnd w:id="8"/>
          <w:r w:rsidDel="00000000" w:rsidR="00000000" w:rsidRPr="00000000">
            <w:commentReference w:id="8"/>
          </w:r>
          <w:commentRangeEnd w:id="9"/>
          <w:r w:rsidDel="00000000" w:rsidR="00000000" w:rsidRPr="00000000">
            <w:commentReference w:id="9"/>
          </w:r>
          <w:r w:rsidDel="00000000" w:rsidR="00000000" w:rsidRPr="00000000">
            <w:rPr>
              <w:rtl w:val="0"/>
            </w:rPr>
          </w:r>
        </w:p>
      </w:sdtContent>
    </w:sdt>
    <w:p w:rsidR="00000000" w:rsidDel="00000000" w:rsidP="00000000" w:rsidRDefault="00000000" w:rsidRPr="00000000" w14:paraId="000000A0">
      <w:pPr>
        <w:rPr/>
      </w:pPr>
      <w:r w:rsidDel="00000000" w:rsidR="00000000" w:rsidRPr="00000000">
        <w:rPr>
          <w:b w:val="1"/>
          <w:rtl w:val="0"/>
        </w:rPr>
        <w:t xml:space="preserve">Ressourcen:</w:t>
      </w:r>
      <w:r w:rsidDel="00000000" w:rsidR="00000000" w:rsidRPr="00000000">
        <w:rPr>
          <w:rtl w:val="0"/>
        </w:rPr>
        <w:t xml:space="preserve"> </w:t>
      </w:r>
      <w:sdt>
        <w:sdtPr>
          <w:id w:val="-182877388"/>
          <w:tag w:val="goog_rdk_27"/>
        </w:sdtPr>
        <w:sdtContent>
          <w:commentRangeStart w:id="10"/>
        </w:sdtContent>
      </w:sdt>
      <w:hyperlink r:id="rId33">
        <w:r w:rsidDel="00000000" w:rsidR="00000000" w:rsidRPr="00000000">
          <w:rPr>
            <w:color w:val="1155cc"/>
            <w:u w:val="single"/>
            <w:rtl w:val="0"/>
          </w:rPr>
          <w:t xml:space="preserve">TRAINomat: Suche nach “(KB-EAA) 4.2”</w:t>
        </w:r>
      </w:hyperlink>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0A1">
      <w:pPr>
        <w:pStyle w:val="Heading2"/>
        <w:spacing w:after="120" w:before="360" w:line="276" w:lineRule="auto"/>
        <w:rPr>
          <w:shd w:fill="ff9900" w:val="clear"/>
        </w:rPr>
      </w:pPr>
      <w:bookmarkStart w:colFirst="0" w:colLast="0" w:name="_heading=h.guz272k7hsww" w:id="25"/>
      <w:bookmarkEnd w:id="25"/>
      <w:r w:rsidDel="00000000" w:rsidR="00000000" w:rsidRPr="00000000">
        <w:rPr>
          <w:shd w:fill="ff9900" w:val="clear"/>
          <w:rtl w:val="0"/>
        </w:rPr>
        <w:t xml:space="preserve">4.3 Elemente von Personenbeförderungsdiensten</w:t>
      </w:r>
    </w:p>
    <w:p w:rsidR="00000000" w:rsidDel="00000000" w:rsidP="00000000" w:rsidRDefault="00000000" w:rsidRPr="00000000" w14:paraId="000000A2">
      <w:pPr>
        <w:rPr>
          <w:b w:val="1"/>
        </w:rPr>
      </w:pPr>
      <w:r w:rsidDel="00000000" w:rsidR="00000000" w:rsidRPr="00000000">
        <w:rPr>
          <w:b w:val="1"/>
          <w:rtl w:val="0"/>
        </w:rPr>
        <w:t xml:space="preserve">Lernziele:</w:t>
      </w:r>
    </w:p>
    <w:p w:rsidR="00000000" w:rsidDel="00000000" w:rsidP="00000000" w:rsidRDefault="00000000" w:rsidRPr="00000000" w14:paraId="000000A3">
      <w:pPr>
        <w:widowControl w:val="0"/>
        <w:numPr>
          <w:ilvl w:val="0"/>
          <w:numId w:val="2"/>
        </w:numPr>
        <w:ind w:left="720" w:hanging="360"/>
        <w:rPr>
          <w:color w:val="000000"/>
          <w:sz w:val="22"/>
          <w:szCs w:val="22"/>
        </w:rPr>
      </w:pPr>
      <w:r w:rsidDel="00000000" w:rsidR="00000000" w:rsidRPr="00000000">
        <w:rPr>
          <w:rtl w:val="0"/>
        </w:rPr>
        <w:t xml:space="preserve">Sie wissen, was “Personenbeförderungsdienste” im Kontext des EAAs sind.</w:t>
      </w:r>
    </w:p>
    <w:p w:rsidR="00000000" w:rsidDel="00000000" w:rsidP="00000000" w:rsidRDefault="00000000" w:rsidRPr="00000000" w14:paraId="000000A4">
      <w:pPr>
        <w:widowControl w:val="0"/>
        <w:numPr>
          <w:ilvl w:val="0"/>
          <w:numId w:val="2"/>
        </w:numPr>
        <w:ind w:left="720" w:hanging="360"/>
        <w:rPr>
          <w:u w:val="none"/>
        </w:rPr>
      </w:pPr>
      <w:r w:rsidDel="00000000" w:rsidR="00000000" w:rsidRPr="00000000">
        <w:rPr>
          <w:rtl w:val="0"/>
        </w:rPr>
        <w:t xml:space="preserve">Sie kennen relevante Beispiele für Personenbeförderungsdienste.</w:t>
      </w:r>
    </w:p>
    <w:p w:rsidR="00000000" w:rsidDel="00000000" w:rsidP="00000000" w:rsidRDefault="00000000" w:rsidRPr="00000000" w14:paraId="000000A5">
      <w:pPr>
        <w:widowControl w:val="0"/>
        <w:numPr>
          <w:ilvl w:val="0"/>
          <w:numId w:val="2"/>
        </w:numPr>
        <w:ind w:left="720" w:hanging="360"/>
        <w:rPr>
          <w:color w:val="000000"/>
          <w:sz w:val="22"/>
          <w:szCs w:val="22"/>
        </w:rPr>
      </w:pPr>
      <w:r w:rsidDel="00000000" w:rsidR="00000000" w:rsidRPr="00000000">
        <w:rPr>
          <w:rtl w:val="0"/>
        </w:rPr>
        <w:t xml:space="preserve">Sie verstehen die allgemeinen und besonderen Barrierefreiheitsanforderungen für Personenbeförderungsdienste (EAA Anhang I).</w:t>
      </w:r>
    </w:p>
    <w:p w:rsidR="00000000" w:rsidDel="00000000" w:rsidP="00000000" w:rsidRDefault="00000000" w:rsidRPr="00000000" w14:paraId="000000A6">
      <w:pPr>
        <w:rPr/>
      </w:pPr>
      <w:r w:rsidDel="00000000" w:rsidR="00000000" w:rsidRPr="00000000">
        <w:rPr>
          <w:b w:val="1"/>
          <w:rtl w:val="0"/>
        </w:rPr>
        <w:t xml:space="preserve">Ressourcen:</w:t>
      </w:r>
      <w:r w:rsidDel="00000000" w:rsidR="00000000" w:rsidRPr="00000000">
        <w:rPr>
          <w:rtl w:val="0"/>
        </w:rPr>
        <w:t xml:space="preserve"> </w:t>
      </w:r>
      <w:hyperlink r:id="rId34">
        <w:r w:rsidDel="00000000" w:rsidR="00000000" w:rsidRPr="00000000">
          <w:rPr>
            <w:color w:val="1155cc"/>
            <w:u w:val="single"/>
            <w:rtl w:val="0"/>
          </w:rPr>
          <w:t xml:space="preserve">TRAINomat: Suche nach “(KB-EAA) 4.3”</w:t>
        </w:r>
      </w:hyperlink>
      <w:r w:rsidDel="00000000" w:rsidR="00000000" w:rsidRPr="00000000">
        <w:rPr>
          <w:rtl w:val="0"/>
        </w:rPr>
      </w:r>
    </w:p>
    <w:p w:rsidR="00000000" w:rsidDel="00000000" w:rsidP="00000000" w:rsidRDefault="00000000" w:rsidRPr="00000000" w14:paraId="000000A7">
      <w:pPr>
        <w:pStyle w:val="Heading2"/>
        <w:spacing w:after="120" w:before="360" w:line="276" w:lineRule="auto"/>
        <w:rPr/>
      </w:pPr>
      <w:bookmarkStart w:colFirst="0" w:colLast="0" w:name="_heading=h.yue3as7pfuo3" w:id="26"/>
      <w:bookmarkEnd w:id="26"/>
      <w:r w:rsidDel="00000000" w:rsidR="00000000" w:rsidRPr="00000000">
        <w:rPr>
          <w:rtl w:val="0"/>
        </w:rPr>
        <w:t xml:space="preserve">4.4. Bankdienstleistungen</w:t>
      </w:r>
      <w:r w:rsidDel="00000000" w:rsidR="00000000" w:rsidRPr="00000000">
        <w:rPr>
          <w:rtl w:val="0"/>
        </w:rPr>
      </w:r>
    </w:p>
    <w:p w:rsidR="00000000" w:rsidDel="00000000" w:rsidP="00000000" w:rsidRDefault="00000000" w:rsidRPr="00000000" w14:paraId="000000A8">
      <w:pPr>
        <w:rPr>
          <w:b w:val="1"/>
        </w:rPr>
      </w:pPr>
      <w:r w:rsidDel="00000000" w:rsidR="00000000" w:rsidRPr="00000000">
        <w:rPr>
          <w:b w:val="1"/>
          <w:rtl w:val="0"/>
        </w:rPr>
        <w:t xml:space="preserve">Lernziele:</w:t>
      </w:r>
    </w:p>
    <w:p w:rsidR="00000000" w:rsidDel="00000000" w:rsidP="00000000" w:rsidRDefault="00000000" w:rsidRPr="00000000" w14:paraId="000000A9">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pPr>
      <w:r w:rsidDel="00000000" w:rsidR="00000000" w:rsidRPr="00000000">
        <w:rPr>
          <w:rtl w:val="0"/>
        </w:rPr>
        <w:t xml:space="preserve">Sie wissen, was “Bankdienstleistungen für Verbraucher” im Kontext des EAAs sind.</w:t>
      </w:r>
    </w:p>
    <w:p w:rsidR="00000000" w:rsidDel="00000000" w:rsidP="00000000" w:rsidRDefault="00000000" w:rsidRPr="00000000" w14:paraId="000000AA">
      <w:pPr>
        <w:widowControl w:val="0"/>
        <w:numPr>
          <w:ilvl w:val="0"/>
          <w:numId w:val="31"/>
        </w:numPr>
        <w:ind w:left="720" w:hanging="360"/>
      </w:pPr>
      <w:r w:rsidDel="00000000" w:rsidR="00000000" w:rsidRPr="00000000">
        <w:rPr>
          <w:rtl w:val="0"/>
        </w:rPr>
        <w:t xml:space="preserve">Sie kennen relevante Beispiele für Bankdienstleistungen für Verbraucher.</w:t>
      </w:r>
    </w:p>
    <w:p w:rsidR="00000000" w:rsidDel="00000000" w:rsidP="00000000" w:rsidRDefault="00000000" w:rsidRPr="00000000" w14:paraId="000000AB">
      <w:pPr>
        <w:widowControl w:val="0"/>
        <w:numPr>
          <w:ilvl w:val="0"/>
          <w:numId w:val="31"/>
        </w:numPr>
        <w:ind w:left="720" w:hanging="360"/>
      </w:pPr>
      <w:r w:rsidDel="00000000" w:rsidR="00000000" w:rsidRPr="00000000">
        <w:rPr>
          <w:rtl w:val="0"/>
        </w:rPr>
        <w:t xml:space="preserve">Sie verstehen die allgemeinen und besonderen Barrierefreiheitsanforderungen für Bankdienstleistungen für Verbraucher (EAA Anhang I).</w:t>
      </w:r>
    </w:p>
    <w:p w:rsidR="00000000" w:rsidDel="00000000" w:rsidP="00000000" w:rsidRDefault="00000000" w:rsidRPr="00000000" w14:paraId="000000AC">
      <w:pPr>
        <w:rPr/>
      </w:pPr>
      <w:r w:rsidDel="00000000" w:rsidR="00000000" w:rsidRPr="00000000">
        <w:rPr>
          <w:b w:val="1"/>
          <w:rtl w:val="0"/>
        </w:rPr>
        <w:t xml:space="preserve">Ressourcen:</w:t>
      </w:r>
      <w:r w:rsidDel="00000000" w:rsidR="00000000" w:rsidRPr="00000000">
        <w:rPr>
          <w:rtl w:val="0"/>
        </w:rPr>
        <w:t xml:space="preserve"> </w:t>
      </w:r>
      <w:hyperlink r:id="rId35">
        <w:r w:rsidDel="00000000" w:rsidR="00000000" w:rsidRPr="00000000">
          <w:rPr>
            <w:color w:val="1155cc"/>
            <w:u w:val="single"/>
            <w:rtl w:val="0"/>
          </w:rPr>
          <w:t xml:space="preserve">TRAINomat: Suche nach “(KB-EAA) 4.4”</w:t>
        </w:r>
      </w:hyperlink>
      <w:r w:rsidDel="00000000" w:rsidR="00000000" w:rsidRPr="00000000">
        <w:rPr>
          <w:rtl w:val="0"/>
        </w:rPr>
      </w:r>
    </w:p>
    <w:p w:rsidR="00000000" w:rsidDel="00000000" w:rsidP="00000000" w:rsidRDefault="00000000" w:rsidRPr="00000000" w14:paraId="000000AD">
      <w:pPr>
        <w:pStyle w:val="Heading2"/>
        <w:spacing w:after="120" w:before="360" w:line="276" w:lineRule="auto"/>
        <w:rPr/>
      </w:pPr>
      <w:bookmarkStart w:colFirst="0" w:colLast="0" w:name="_heading=h.28i1h0d5c3t8" w:id="27"/>
      <w:bookmarkEnd w:id="27"/>
      <w:r w:rsidDel="00000000" w:rsidR="00000000" w:rsidRPr="00000000">
        <w:rPr>
          <w:rtl w:val="0"/>
        </w:rPr>
        <w:t xml:space="preserve">4.5 Dienstleistungen für den Zugang zu audiovisuellen Mediendiensten</w:t>
      </w:r>
    </w:p>
    <w:p w:rsidR="00000000" w:rsidDel="00000000" w:rsidP="00000000" w:rsidRDefault="00000000" w:rsidRPr="00000000" w14:paraId="000000AE">
      <w:pPr>
        <w:rPr>
          <w:b w:val="1"/>
        </w:rPr>
      </w:pPr>
      <w:r w:rsidDel="00000000" w:rsidR="00000000" w:rsidRPr="00000000">
        <w:rPr>
          <w:b w:val="1"/>
          <w:rtl w:val="0"/>
        </w:rPr>
        <w:t xml:space="preserve">Lernziele:</w:t>
      </w:r>
    </w:p>
    <w:p w:rsidR="00000000" w:rsidDel="00000000" w:rsidP="00000000" w:rsidRDefault="00000000" w:rsidRPr="00000000" w14:paraId="000000AF">
      <w:pPr>
        <w:numPr>
          <w:ilvl w:val="0"/>
          <w:numId w:val="19"/>
        </w:numPr>
        <w:ind w:left="720" w:hanging="360"/>
        <w:rPr>
          <w:color w:val="000000"/>
          <w:sz w:val="22"/>
          <w:szCs w:val="22"/>
        </w:rPr>
      </w:pPr>
      <w:r w:rsidDel="00000000" w:rsidR="00000000" w:rsidRPr="00000000">
        <w:rPr>
          <w:rtl w:val="0"/>
        </w:rPr>
        <w:t xml:space="preserve">Sie wissen, was “audiovisuelle Mediendienste” im Kontext des EAAs sind.</w:t>
      </w:r>
    </w:p>
    <w:p w:rsidR="00000000" w:rsidDel="00000000" w:rsidP="00000000" w:rsidRDefault="00000000" w:rsidRPr="00000000" w14:paraId="000000B0">
      <w:pPr>
        <w:widowControl w:val="0"/>
        <w:numPr>
          <w:ilvl w:val="0"/>
          <w:numId w:val="19"/>
        </w:numPr>
        <w:ind w:left="720" w:hanging="360"/>
        <w:rPr>
          <w:color w:val="000000"/>
          <w:sz w:val="22"/>
          <w:szCs w:val="22"/>
        </w:rPr>
      </w:pPr>
      <w:r w:rsidDel="00000000" w:rsidR="00000000" w:rsidRPr="00000000">
        <w:rPr>
          <w:rtl w:val="0"/>
        </w:rPr>
        <w:t xml:space="preserve">Sie kennen relevante Beispiele für audiovisuelle Mediendienste.</w:t>
      </w:r>
    </w:p>
    <w:p w:rsidR="00000000" w:rsidDel="00000000" w:rsidP="00000000" w:rsidRDefault="00000000" w:rsidRPr="00000000" w14:paraId="000000B1">
      <w:pPr>
        <w:widowControl w:val="0"/>
        <w:numPr>
          <w:ilvl w:val="0"/>
          <w:numId w:val="19"/>
        </w:numPr>
        <w:ind w:left="720" w:hanging="360"/>
        <w:rPr>
          <w:color w:val="000000"/>
          <w:sz w:val="22"/>
          <w:szCs w:val="22"/>
        </w:rPr>
      </w:pPr>
      <w:r w:rsidDel="00000000" w:rsidR="00000000" w:rsidRPr="00000000">
        <w:rPr>
          <w:rtl w:val="0"/>
        </w:rPr>
        <w:t xml:space="preserve">Sie verstehen die allgemeinen und besonderen Barrierefreiheitsanforderungen für audiovisuelle Mediendienste (EAA Anhang I).</w:t>
      </w:r>
    </w:p>
    <w:p w:rsidR="00000000" w:rsidDel="00000000" w:rsidP="00000000" w:rsidRDefault="00000000" w:rsidRPr="00000000" w14:paraId="000000B2">
      <w:pPr>
        <w:rPr/>
      </w:pPr>
      <w:r w:rsidDel="00000000" w:rsidR="00000000" w:rsidRPr="00000000">
        <w:rPr>
          <w:b w:val="1"/>
          <w:rtl w:val="0"/>
        </w:rPr>
        <w:t xml:space="preserve">Ressourcen:</w:t>
      </w:r>
      <w:r w:rsidDel="00000000" w:rsidR="00000000" w:rsidRPr="00000000">
        <w:rPr>
          <w:rtl w:val="0"/>
        </w:rPr>
        <w:t xml:space="preserve"> </w:t>
      </w:r>
      <w:hyperlink r:id="rId36">
        <w:r w:rsidDel="00000000" w:rsidR="00000000" w:rsidRPr="00000000">
          <w:rPr>
            <w:color w:val="1155cc"/>
            <w:u w:val="single"/>
            <w:rtl w:val="0"/>
          </w:rPr>
          <w:t xml:space="preserve">TRAINomat: Suche nach “(KB-EAA) 4.5”</w:t>
        </w:r>
      </w:hyperlink>
      <w:r w:rsidDel="00000000" w:rsidR="00000000" w:rsidRPr="00000000">
        <w:rPr>
          <w:rtl w:val="0"/>
        </w:rPr>
      </w:r>
    </w:p>
    <w:p w:rsidR="00000000" w:rsidDel="00000000" w:rsidP="00000000" w:rsidRDefault="00000000" w:rsidRPr="00000000" w14:paraId="000000B3">
      <w:pPr>
        <w:pStyle w:val="Heading2"/>
        <w:spacing w:after="120" w:before="360" w:line="276" w:lineRule="auto"/>
        <w:rPr/>
      </w:pPr>
      <w:bookmarkStart w:colFirst="0" w:colLast="0" w:name="_heading=h.nl3glkjjqtii" w:id="28"/>
      <w:bookmarkEnd w:id="28"/>
      <w:r w:rsidDel="00000000" w:rsidR="00000000" w:rsidRPr="00000000">
        <w:rPr>
          <w:rtl w:val="0"/>
        </w:rPr>
        <w:t xml:space="preserve">4.6 E-Books</w:t>
      </w:r>
    </w:p>
    <w:p w:rsidR="00000000" w:rsidDel="00000000" w:rsidP="00000000" w:rsidRDefault="00000000" w:rsidRPr="00000000" w14:paraId="000000B4">
      <w:pPr>
        <w:rPr>
          <w:b w:val="1"/>
        </w:rPr>
      </w:pPr>
      <w:r w:rsidDel="00000000" w:rsidR="00000000" w:rsidRPr="00000000">
        <w:rPr>
          <w:b w:val="1"/>
          <w:rtl w:val="0"/>
        </w:rPr>
        <w:t xml:space="preserve">Lernziele:</w:t>
      </w:r>
    </w:p>
    <w:p w:rsidR="00000000" w:rsidDel="00000000" w:rsidP="00000000" w:rsidRDefault="00000000" w:rsidRPr="00000000" w14:paraId="000000B5">
      <w:pPr>
        <w:numPr>
          <w:ilvl w:val="0"/>
          <w:numId w:val="6"/>
        </w:numPr>
        <w:ind w:left="720" w:hanging="360"/>
      </w:pPr>
      <w:r w:rsidDel="00000000" w:rsidR="00000000" w:rsidRPr="00000000">
        <w:rPr>
          <w:rtl w:val="0"/>
        </w:rPr>
        <w:t xml:space="preserve">Sie wissen, was E-Books im Kontext des EAAs sind.</w:t>
      </w:r>
    </w:p>
    <w:p w:rsidR="00000000" w:rsidDel="00000000" w:rsidP="00000000" w:rsidRDefault="00000000" w:rsidRPr="00000000" w14:paraId="000000B6">
      <w:pPr>
        <w:numPr>
          <w:ilvl w:val="0"/>
          <w:numId w:val="6"/>
        </w:numPr>
        <w:ind w:left="720" w:hanging="360"/>
      </w:pPr>
      <w:r w:rsidDel="00000000" w:rsidR="00000000" w:rsidRPr="00000000">
        <w:rPr>
          <w:rtl w:val="0"/>
        </w:rPr>
        <w:t xml:space="preserve">Sie kennen relevante Formate für E-Books.</w:t>
      </w:r>
    </w:p>
    <w:p w:rsidR="00000000" w:rsidDel="00000000" w:rsidP="00000000" w:rsidRDefault="00000000" w:rsidRPr="00000000" w14:paraId="000000B7">
      <w:pPr>
        <w:numPr>
          <w:ilvl w:val="0"/>
          <w:numId w:val="6"/>
        </w:numPr>
        <w:ind w:left="720" w:hanging="360"/>
      </w:pPr>
      <w:r w:rsidDel="00000000" w:rsidR="00000000" w:rsidRPr="00000000">
        <w:rPr>
          <w:rtl w:val="0"/>
        </w:rPr>
        <w:t xml:space="preserve">Sie verstehen die allgemeinen und besonderen Barrierefreiheitsanforderungen für E-Books (EAA Anhang I).</w:t>
      </w:r>
    </w:p>
    <w:p w:rsidR="00000000" w:rsidDel="00000000" w:rsidP="00000000" w:rsidRDefault="00000000" w:rsidRPr="00000000" w14:paraId="000000B8">
      <w:pPr>
        <w:numPr>
          <w:ilvl w:val="0"/>
          <w:numId w:val="6"/>
        </w:numPr>
        <w:ind w:left="720" w:hanging="360"/>
      </w:pPr>
      <w:r w:rsidDel="00000000" w:rsidR="00000000" w:rsidRPr="00000000">
        <w:rPr>
          <w:rtl w:val="0"/>
        </w:rPr>
        <w:t xml:space="preserve">Sie kennen die Anforderungen für EPUB Accessibility.</w:t>
      </w:r>
    </w:p>
    <w:p w:rsidR="00000000" w:rsidDel="00000000" w:rsidP="00000000" w:rsidRDefault="00000000" w:rsidRPr="00000000" w14:paraId="000000B9">
      <w:pPr>
        <w:rPr/>
      </w:pPr>
      <w:r w:rsidDel="00000000" w:rsidR="00000000" w:rsidRPr="00000000">
        <w:rPr>
          <w:b w:val="1"/>
          <w:rtl w:val="0"/>
        </w:rPr>
        <w:t xml:space="preserve">Ressourcen:</w:t>
      </w:r>
      <w:r w:rsidDel="00000000" w:rsidR="00000000" w:rsidRPr="00000000">
        <w:rPr>
          <w:rtl w:val="0"/>
        </w:rPr>
        <w:t xml:space="preserve"> </w:t>
      </w:r>
      <w:hyperlink r:id="rId37">
        <w:r w:rsidDel="00000000" w:rsidR="00000000" w:rsidRPr="00000000">
          <w:rPr>
            <w:color w:val="1155cc"/>
            <w:u w:val="single"/>
            <w:rtl w:val="0"/>
          </w:rPr>
          <w:t xml:space="preserve">TRAINomat: Suche nach “(KB-EAA) 4.6”</w:t>
        </w:r>
      </w:hyperlink>
      <w:r w:rsidDel="00000000" w:rsidR="00000000" w:rsidRPr="00000000">
        <w:rPr>
          <w:rtl w:val="0"/>
        </w:rPr>
      </w:r>
    </w:p>
    <w:sdt>
      <w:sdtPr>
        <w:id w:val="1635815308"/>
        <w:tag w:val="goog_rdk_34"/>
      </w:sdtPr>
      <w:sdtContent>
        <w:p w:rsidR="00000000" w:rsidDel="00000000" w:rsidP="00000000" w:rsidRDefault="00000000" w:rsidRPr="00000000" w14:paraId="000000BA">
          <w:pPr>
            <w:pStyle w:val="Heading2"/>
            <w:spacing w:line="276" w:lineRule="auto"/>
            <w:rPr>
              <w:ins w:author="Gottfried Zimmermann" w:id="11" w:date="2025-08-29T15:01:45Z"/>
              <w:rPrChange w:author="Gottfried Zimmermann" w:id="12" w:date="2025-08-29T15:01:45Z">
                <w:rPr>
                  <w:color w:val="1155cc"/>
                  <w:u w:val="single"/>
                </w:rPr>
              </w:rPrChange>
            </w:rPr>
          </w:pPr>
          <w:sdt>
            <w:sdtPr>
              <w:id w:val="-1416537358"/>
              <w:tag w:val="goog_rdk_29"/>
            </w:sdtPr>
            <w:sdtContent>
              <w:ins w:author="Gottfried Zimmermann" w:id="11" w:date="2025-08-29T15:01:45Z"/>
              <w:sdt>
                <w:sdtPr>
                  <w:id w:val="-306563391"/>
                  <w:tag w:val="goog_rdk_30"/>
                </w:sdtPr>
                <w:sdtContent>
                  <w:commentRangeStart w:id="11"/>
                </w:sdtContent>
              </w:sdt>
              <w:ins w:author="Gottfried Zimmermann" w:id="11" w:date="2025-08-29T15:01:45Z">
                <w:bookmarkStart w:colFirst="0" w:colLast="0" w:name="_heading=h.1fxwuliiy7gq" w:id="29"/>
                <w:bookmarkEnd w:id="29"/>
                <w:sdt>
                  <w:sdtPr>
                    <w:id w:val="-1734562404"/>
                    <w:tag w:val="goog_rdk_31"/>
                  </w:sdtPr>
                  <w:sdtContent>
                    <w:commentRangeStart w:id="12"/>
                  </w:sdtContent>
                </w:sdt>
                <w:sdt>
                  <w:sdtPr>
                    <w:id w:val="1882190074"/>
                    <w:tag w:val="goog_rdk_32"/>
                  </w:sdtPr>
                  <w:sdtContent>
                    <w:r w:rsidDel="00000000" w:rsidR="00000000" w:rsidRPr="00000000">
                      <w:rPr>
                        <w:rtl w:val="0"/>
                        <w:rPrChange w:author="Gottfried Zimmermann" w:id="12" w:date="2025-08-29T15:01:45Z">
                          <w:rPr>
                            <w:color w:val="1155cc"/>
                            <w:u w:val="single"/>
                          </w:rPr>
                        </w:rPrChange>
                      </w:rPr>
                      <w:t xml:space="preserve">4.7 Unterstützungsdienste</w:t>
                    </w:r>
                  </w:sdtContent>
                </w:sdt>
                <w:commentRangeEnd w:id="11"/>
                <w:r w:rsidDel="00000000" w:rsidR="00000000" w:rsidRPr="00000000">
                  <w:commentReference w:id="11"/>
                </w:r>
                <w:commentRangeEnd w:id="12"/>
                <w:r w:rsidDel="00000000" w:rsidR="00000000" w:rsidRPr="00000000">
                  <w:commentReference w:id="12"/>
                </w:r>
                <w:sdt>
                  <w:sdtPr>
                    <w:id w:val="-620998958"/>
                    <w:tag w:val="goog_rdk_33"/>
                  </w:sdtPr>
                  <w:sdtContent>
                    <w:r w:rsidDel="00000000" w:rsidR="00000000" w:rsidRPr="00000000">
                      <w:rPr>
                        <w:rtl w:val="0"/>
                      </w:rPr>
                    </w:r>
                  </w:sdtContent>
                </w:sdt>
              </w:ins>
            </w:sdtContent>
          </w:sdt>
        </w:p>
      </w:sdtContent>
    </w:sdt>
    <w:sdt>
      <w:sdtPr>
        <w:id w:val="-207656558"/>
        <w:tag w:val="goog_rdk_37"/>
      </w:sdtPr>
      <w:sdtContent>
        <w:p w:rsidR="00000000" w:rsidDel="00000000" w:rsidP="00000000" w:rsidRDefault="00000000" w:rsidRPr="00000000" w14:paraId="000000BB">
          <w:pPr>
            <w:rPr>
              <w:ins w:author="Gottfried Zimmermann" w:id="11" w:date="2025-08-29T15:01:45Z"/>
              <w:b w:val="1"/>
              <w:rPrChange w:author="Gottfried Zimmermann" w:id="12" w:date="2025-08-29T15:01:45Z">
                <w:rPr>
                  <w:color w:val="1155cc"/>
                  <w:u w:val="single"/>
                </w:rPr>
              </w:rPrChange>
            </w:rPr>
          </w:pPr>
          <w:sdt>
            <w:sdtPr>
              <w:id w:val="1078809399"/>
              <w:tag w:val="goog_rdk_35"/>
            </w:sdtPr>
            <w:sdtContent>
              <w:ins w:author="Gottfried Zimmermann" w:id="11" w:date="2025-08-29T15:01:45Z"/>
              <w:sdt>
                <w:sdtPr>
                  <w:id w:val="1046657691"/>
                  <w:tag w:val="goog_rdk_36"/>
                </w:sdtPr>
                <w:sdtContent>
                  <w:ins w:author="Gottfried Zimmermann" w:id="11" w:date="2025-08-29T15:01:45Z">
                    <w:r w:rsidDel="00000000" w:rsidR="00000000" w:rsidRPr="00000000">
                      <w:rPr>
                        <w:b w:val="1"/>
                        <w:rtl w:val="0"/>
                        <w:rPrChange w:author="Gottfried Zimmermann" w:id="12" w:date="2025-08-29T15:01:45Z">
                          <w:rPr>
                            <w:color w:val="1155cc"/>
                            <w:u w:val="single"/>
                          </w:rPr>
                        </w:rPrChange>
                      </w:rPr>
                      <w:t xml:space="preserve">Lernziele:</w:t>
                    </w:r>
                  </w:ins>
                </w:sdtContent>
              </w:sdt>
              <w:ins w:author="Gottfried Zimmermann" w:id="11" w:date="2025-08-29T15:01:45Z"/>
            </w:sdtContent>
          </w:sdt>
        </w:p>
      </w:sdtContent>
    </w:sdt>
    <w:sdt>
      <w:sdtPr>
        <w:id w:val="-1828917039"/>
        <w:tag w:val="goog_rdk_40"/>
      </w:sdtPr>
      <w:sdtContent>
        <w:p w:rsidR="00000000" w:rsidDel="00000000" w:rsidP="00000000" w:rsidRDefault="00000000" w:rsidRPr="00000000" w14:paraId="000000BC">
          <w:pPr>
            <w:numPr>
              <w:ilvl w:val="0"/>
              <w:numId w:val="15"/>
            </w:numPr>
            <w:ind w:left="720" w:hanging="360"/>
            <w:rPr>
              <w:ins w:author="Gottfried Zimmermann" w:id="11" w:date="2025-08-29T15:01:45Z"/>
            </w:rPr>
          </w:pPr>
          <w:sdt>
            <w:sdtPr>
              <w:id w:val="-1153842795"/>
              <w:tag w:val="goog_rdk_38"/>
            </w:sdtPr>
            <w:sdtContent>
              <w:ins w:author="Gottfried Zimmermann" w:id="11" w:date="2025-08-29T15:01:45Z"/>
              <w:sdt>
                <w:sdtPr>
                  <w:id w:val="-25050474"/>
                  <w:tag w:val="goog_rdk_39"/>
                </w:sdtPr>
                <w:sdtContent>
                  <w:ins w:author="Gottfried Zimmermann" w:id="11" w:date="2025-08-29T15:01:45Z">
                    <w:r w:rsidDel="00000000" w:rsidR="00000000" w:rsidRPr="00000000">
                      <w:rPr>
                        <w:rtl w:val="0"/>
                        <w:rPrChange w:author="Gottfried Zimmermann" w:id="12" w:date="2025-08-29T15:01:45Z">
                          <w:rPr>
                            <w:color w:val="1155cc"/>
                            <w:u w:val="single"/>
                          </w:rPr>
                        </w:rPrChange>
                      </w:rPr>
                      <w:t xml:space="preserve">Sie wissen, was Unterstützungsdienste im Kontext des EAAs sind.</w:t>
                    </w:r>
                  </w:ins>
                </w:sdtContent>
              </w:sdt>
              <w:ins w:author="Gottfried Zimmermann" w:id="11" w:date="2025-08-29T15:01:45Z"/>
            </w:sdtContent>
          </w:sdt>
        </w:p>
      </w:sdtContent>
    </w:sdt>
    <w:sdt>
      <w:sdtPr>
        <w:id w:val="-463928169"/>
        <w:tag w:val="goog_rdk_43"/>
      </w:sdtPr>
      <w:sdtContent>
        <w:p w:rsidR="00000000" w:rsidDel="00000000" w:rsidP="00000000" w:rsidRDefault="00000000" w:rsidRPr="00000000" w14:paraId="000000BD">
          <w:pPr>
            <w:numPr>
              <w:ilvl w:val="0"/>
              <w:numId w:val="15"/>
            </w:numPr>
            <w:ind w:left="720" w:hanging="360"/>
            <w:rPr>
              <w:ins w:author="Gottfried Zimmermann" w:id="11" w:date="2025-08-29T15:01:45Z"/>
              <w:u w:val="none"/>
            </w:rPr>
          </w:pPr>
          <w:sdt>
            <w:sdtPr>
              <w:id w:val="-2023314529"/>
              <w:tag w:val="goog_rdk_41"/>
            </w:sdtPr>
            <w:sdtContent>
              <w:ins w:author="Gottfried Zimmermann" w:id="11" w:date="2025-08-29T15:01:45Z"/>
              <w:sdt>
                <w:sdtPr>
                  <w:id w:val="1400009098"/>
                  <w:tag w:val="goog_rdk_42"/>
                </w:sdtPr>
                <w:sdtContent>
                  <w:ins w:author="Gottfried Zimmermann" w:id="11" w:date="2025-08-29T15:01:45Z">
                    <w:r w:rsidDel="00000000" w:rsidR="00000000" w:rsidRPr="00000000">
                      <w:rPr>
                        <w:rtl w:val="0"/>
                        <w:rPrChange w:author="Gottfried Zimmermann" w:id="12" w:date="2025-08-29T15:01:45Z">
                          <w:rPr>
                            <w:color w:val="1155cc"/>
                            <w:u w:val="single"/>
                          </w:rPr>
                        </w:rPrChange>
                      </w:rPr>
                      <w:t xml:space="preserve">Sie kennen die Anforderungen an Unterstützungsdienste.</w:t>
                    </w:r>
                  </w:ins>
                </w:sdtContent>
              </w:sdt>
              <w:ins w:author="Gottfried Zimmermann" w:id="11" w:date="2025-08-29T15:01:45Z"/>
            </w:sdtContent>
          </w:sdt>
        </w:p>
      </w:sdtContent>
    </w:sdt>
    <w:sdt>
      <w:sdtPr>
        <w:id w:val="-298476152"/>
        <w:tag w:val="goog_rdk_50"/>
      </w:sdtPr>
      <w:sdtContent>
        <w:p w:rsidR="00000000" w:rsidDel="00000000" w:rsidP="00000000" w:rsidRDefault="00000000" w:rsidRPr="00000000" w14:paraId="000000BE">
          <w:pPr>
            <w:rPr>
              <w:ins w:author="Gottfried Zimmermann" w:id="11" w:date="2025-08-29T15:01:45Z"/>
              <w:rPrChange w:author="Gottfried Zimmermann" w:id="12" w:date="2025-08-29T15:01:45Z">
                <w:rPr>
                  <w:color w:val="1155cc"/>
                  <w:u w:val="single"/>
                </w:rPr>
              </w:rPrChange>
            </w:rPr>
          </w:pPr>
          <w:sdt>
            <w:sdtPr>
              <w:id w:val="1906268366"/>
              <w:tag w:val="goog_rdk_44"/>
            </w:sdtPr>
            <w:sdtContent>
              <w:ins w:author="Gottfried Zimmermann" w:id="11" w:date="2025-08-29T15:01:45Z"/>
              <w:sdt>
                <w:sdtPr>
                  <w:id w:val="-1641982487"/>
                  <w:tag w:val="goog_rdk_45"/>
                </w:sdtPr>
                <w:sdtContent>
                  <w:ins w:author="Gottfried Zimmermann" w:id="11" w:date="2025-08-29T15:01:45Z">
                    <w:r w:rsidDel="00000000" w:rsidR="00000000" w:rsidRPr="00000000">
                      <w:rPr>
                        <w:b w:val="1"/>
                        <w:rtl w:val="0"/>
                        <w:rPrChange w:author="Gottfried Zimmermann" w:id="12" w:date="2025-08-29T15:01:45Z">
                          <w:rPr>
                            <w:color w:val="1155cc"/>
                            <w:u w:val="single"/>
                          </w:rPr>
                        </w:rPrChange>
                      </w:rPr>
                      <w:t xml:space="preserve">Ressourcen:</w:t>
                    </w:r>
                  </w:ins>
                </w:sdtContent>
              </w:sdt>
              <w:ins w:author="Gottfried Zimmermann" w:id="11" w:date="2025-08-29T15:01:45Z">
                <w:sdt>
                  <w:sdtPr>
                    <w:id w:val="-189370709"/>
                    <w:tag w:val="goog_rdk_46"/>
                  </w:sdtPr>
                  <w:sdtContent>
                    <w:r w:rsidDel="00000000" w:rsidR="00000000" w:rsidRPr="00000000">
                      <w:rPr>
                        <w:rtl w:val="0"/>
                        <w:rPrChange w:author="Gottfried Zimmermann" w:id="12" w:date="2025-08-29T15:01:45Z">
                          <w:rPr>
                            <w:color w:val="1155cc"/>
                            <w:u w:val="single"/>
                          </w:rPr>
                        </w:rPrChange>
                      </w:rPr>
                      <w:t xml:space="preserve"> </w:t>
                    </w:r>
                  </w:sdtContent>
                </w:sdt>
              </w:ins>
            </w:sdtContent>
          </w:sdt>
          <w:sdt>
            <w:sdtPr>
              <w:id w:val="-1074612781"/>
              <w:tag w:val="goog_rdk_47"/>
            </w:sdtPr>
            <w:sdtContent>
              <w:ins w:author="Gottfried Zimmermann" w:id="11" w:date="2025-08-29T15:01:45Z">
                <w:r w:rsidDel="00000000" w:rsidR="00000000" w:rsidRPr="00000000">
                  <w:fldChar w:fldCharType="begin"/>
                </w:r>
                <w:r w:rsidDel="00000000" w:rsidR="00000000" w:rsidRPr="00000000">
                  <w:instrText xml:space="preserve">HYPERLINK "https://trainomat.bf-lernen.de/?q=&amp;tags=(KB-EAA)+4.7"</w:instrText>
                </w:r>
                <w:r w:rsidDel="00000000" w:rsidR="00000000" w:rsidRPr="00000000">
                  <w:fldChar w:fldCharType="separate"/>
                </w:r>
                <w:r w:rsidDel="00000000" w:rsidR="00000000" w:rsidRPr="00000000">
                  <w:rPr>
                    <w:color w:val="1155cc"/>
                    <w:u w:val="single"/>
                    <w:rtl w:val="0"/>
                  </w:rPr>
                  <w:t xml:space="preserve">TRAINomat: Suche nach “(KB-EAA) 4.7”</w:t>
                </w:r>
                <w:r w:rsidDel="00000000" w:rsidR="00000000" w:rsidRPr="00000000">
                  <w:fldChar w:fldCharType="end"/>
                </w:r>
              </w:ins>
            </w:sdtContent>
          </w:sdt>
          <w:sdt>
            <w:sdtPr>
              <w:id w:val="-314075890"/>
              <w:tag w:val="goog_rdk_48"/>
            </w:sdtPr>
            <w:sdtContent>
              <w:ins w:author="Gottfried Zimmermann" w:id="11" w:date="2025-08-29T15:01:45Z"/>
              <w:sdt>
                <w:sdtPr>
                  <w:id w:val="1688957168"/>
                  <w:tag w:val="goog_rdk_49"/>
                </w:sdtPr>
                <w:sdtContent>
                  <w:ins w:author="Gottfried Zimmermann" w:id="11" w:date="2025-08-29T15:01:45Z">
                    <w:r w:rsidDel="00000000" w:rsidR="00000000" w:rsidRPr="00000000">
                      <w:rPr>
                        <w:rtl w:val="0"/>
                      </w:rPr>
                    </w:r>
                  </w:ins>
                </w:sdtContent>
              </w:sdt>
              <w:ins w:author="Gottfried Zimmermann" w:id="11" w:date="2025-08-29T15:01:45Z"/>
            </w:sdtContent>
          </w:sdt>
        </w:p>
      </w:sdtContent>
    </w:sdt>
    <w:sdt>
      <w:sdtPr>
        <w:id w:val="-1395316304"/>
        <w:tag w:val="goog_rdk_51"/>
      </w:sdtPr>
      <w:sdtContent>
        <w:p w:rsidR="00000000" w:rsidDel="00000000" w:rsidP="00000000" w:rsidRDefault="00000000" w:rsidRPr="00000000" w14:paraId="000000BF">
          <w:pPr>
            <w:rPr/>
            <w:pPrChange w:author="Gottfried Zimmermann" w:id="0" w:date="2025-08-29T15:01:45Z">
              <w:pPr>
                <w:pStyle w:val="Heading2"/>
                <w:spacing w:line="276" w:lineRule="auto"/>
              </w:pPr>
            </w:pPrChange>
          </w:pPr>
          <w:bookmarkStart w:colFirst="0" w:colLast="0" w:name="_heading=h.1fxwuliiy7gq" w:id="29"/>
          <w:bookmarkEnd w:id="29"/>
          <w:r w:rsidDel="00000000" w:rsidR="00000000" w:rsidRPr="00000000">
            <w:rPr>
              <w:rtl w:val="0"/>
            </w:rPr>
          </w:r>
        </w:p>
      </w:sdtContent>
    </w:sdt>
    <w:p w:rsidR="00000000" w:rsidDel="00000000" w:rsidP="00000000" w:rsidRDefault="00000000" w:rsidRPr="00000000" w14:paraId="000000C0">
      <w:pPr>
        <w:pStyle w:val="Heading1"/>
        <w:spacing w:line="276" w:lineRule="auto"/>
        <w:rPr/>
      </w:pPr>
      <w:bookmarkStart w:colFirst="0" w:colLast="0" w:name="_heading=h.ps9gx8nb5gdw" w:id="30"/>
      <w:bookmarkEnd w:id="30"/>
      <w:r w:rsidDel="00000000" w:rsidR="00000000" w:rsidRPr="00000000">
        <w:rPr>
          <w:rtl w:val="0"/>
        </w:rPr>
        <w:t xml:space="preserve">Modul 5: </w:t>
      </w:r>
      <w:r w:rsidDel="00000000" w:rsidR="00000000" w:rsidRPr="00000000">
        <w:rPr>
          <w:rtl w:val="0"/>
        </w:rPr>
        <w:t xml:space="preserve">Ergänzende Anforderungen an Dokumente und Videos</w:t>
      </w:r>
    </w:p>
    <w:p w:rsidR="00000000" w:rsidDel="00000000" w:rsidP="00000000" w:rsidRDefault="00000000" w:rsidRPr="00000000" w14:paraId="000000C1">
      <w:pPr>
        <w:rPr/>
      </w:pPr>
      <w:r w:rsidDel="00000000" w:rsidR="00000000" w:rsidRPr="00000000">
        <w:rPr>
          <w:rtl w:val="0"/>
        </w:rPr>
        <w:t xml:space="preserve">Dokumente und Videos können vom EAA betroffen sein, wenn sie im Zusammenhang mit E-Commerce oder anderer relevanten Dienstleistungen stehen. Dieses Modul gibt einen Überblick über PDF-, Word- und InDesign-Dokumente sowie Videos.</w:t>
      </w:r>
    </w:p>
    <w:p w:rsidR="00000000" w:rsidDel="00000000" w:rsidP="00000000" w:rsidRDefault="00000000" w:rsidRPr="00000000" w14:paraId="000000C2">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pPr>
      <w:bookmarkStart w:colFirst="0" w:colLast="0" w:name="_heading=h.pt64rmue4cz1" w:id="31"/>
      <w:bookmarkEnd w:id="31"/>
      <w:r w:rsidDel="00000000" w:rsidR="00000000" w:rsidRPr="00000000">
        <w:rPr>
          <w:rtl w:val="0"/>
        </w:rPr>
        <w:t xml:space="preserve">5.1 </w:t>
      </w:r>
      <w:r w:rsidDel="00000000" w:rsidR="00000000" w:rsidRPr="00000000">
        <w:rPr>
          <w:color w:val="000000"/>
          <w:sz w:val="32"/>
          <w:szCs w:val="32"/>
          <w:rtl w:val="0"/>
        </w:rPr>
        <w:t xml:space="preserve">PDF</w:t>
      </w:r>
      <w:r w:rsidDel="00000000" w:rsidR="00000000" w:rsidRPr="00000000">
        <w:rPr>
          <w:rtl w:val="0"/>
        </w:rPr>
        <w:t xml:space="preserve">-Dokumente</w:t>
      </w:r>
    </w:p>
    <w:p w:rsidR="00000000" w:rsidDel="00000000" w:rsidP="00000000" w:rsidRDefault="00000000" w:rsidRPr="00000000" w14:paraId="000000C3">
      <w:pPr>
        <w:rPr>
          <w:b w:val="1"/>
        </w:rPr>
      </w:pPr>
      <w:r w:rsidDel="00000000" w:rsidR="00000000" w:rsidRPr="00000000">
        <w:rPr>
          <w:b w:val="1"/>
          <w:rtl w:val="0"/>
        </w:rPr>
        <w:t xml:space="preserve">Lernziele:</w:t>
      </w:r>
    </w:p>
    <w:p w:rsidR="00000000" w:rsidDel="00000000" w:rsidP="00000000" w:rsidRDefault="00000000" w:rsidRPr="00000000" w14:paraId="000000C4">
      <w:pPr>
        <w:numPr>
          <w:ilvl w:val="0"/>
          <w:numId w:val="25"/>
        </w:numPr>
        <w:ind w:left="720" w:hanging="360"/>
      </w:pPr>
      <w:r w:rsidDel="00000000" w:rsidR="00000000" w:rsidRPr="00000000">
        <w:rPr>
          <w:rtl w:val="0"/>
        </w:rPr>
        <w:t xml:space="preserve">Sie kennen den aktuell anwendbaren PDF/UA Standard.</w:t>
      </w:r>
    </w:p>
    <w:p w:rsidR="00000000" w:rsidDel="00000000" w:rsidP="00000000" w:rsidRDefault="00000000" w:rsidRPr="00000000" w14:paraId="000000C5">
      <w:pPr>
        <w:numPr>
          <w:ilvl w:val="0"/>
          <w:numId w:val="25"/>
        </w:numPr>
        <w:ind w:left="720" w:hanging="360"/>
      </w:pPr>
      <w:r w:rsidDel="00000000" w:rsidR="00000000" w:rsidRPr="00000000">
        <w:rPr>
          <w:rtl w:val="0"/>
        </w:rPr>
        <w:t xml:space="preserve">Sie kennen die Beziehung zwischen dem PDF Standard und dem PDF/UA Standard.</w:t>
      </w:r>
    </w:p>
    <w:p w:rsidR="00000000" w:rsidDel="00000000" w:rsidP="00000000" w:rsidRDefault="00000000" w:rsidRPr="00000000" w14:paraId="000000C6">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pPr>
      <w:r w:rsidDel="00000000" w:rsidR="00000000" w:rsidRPr="00000000">
        <w:rPr>
          <w:rtl w:val="0"/>
        </w:rPr>
        <w:t xml:space="preserve">Sie kennen die wichtigsten Merkmale von PDF-Dokumenten, die sie barrierefrei machen.</w:t>
      </w:r>
    </w:p>
    <w:p w:rsidR="00000000" w:rsidDel="00000000" w:rsidP="00000000" w:rsidRDefault="00000000" w:rsidRPr="00000000" w14:paraId="000000C7">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u w:val="none"/>
        </w:rPr>
      </w:pPr>
      <w:r w:rsidDel="00000000" w:rsidR="00000000" w:rsidRPr="00000000">
        <w:rPr>
          <w:rtl w:val="0"/>
        </w:rPr>
        <w:t xml:space="preserve">Sie kennen den Unterschied zwischen automatisch überprüfbaren und von Menschen zu überprüfenden Kriterien auf Basis des Matterhorn-Protokolls bzw. “Well-Tagged PDF”.</w:t>
      </w:r>
    </w:p>
    <w:p w:rsidR="00000000" w:rsidDel="00000000" w:rsidP="00000000" w:rsidRDefault="00000000" w:rsidRPr="00000000" w14:paraId="000000C8">
      <w:pPr>
        <w:rPr/>
      </w:pPr>
      <w:r w:rsidDel="00000000" w:rsidR="00000000" w:rsidRPr="00000000">
        <w:rPr>
          <w:b w:val="1"/>
          <w:rtl w:val="0"/>
        </w:rPr>
        <w:t xml:space="preserve">Ressourcen:</w:t>
      </w:r>
      <w:r w:rsidDel="00000000" w:rsidR="00000000" w:rsidRPr="00000000">
        <w:rPr>
          <w:rtl w:val="0"/>
        </w:rPr>
        <w:t xml:space="preserve"> </w:t>
      </w:r>
      <w:hyperlink r:id="rId38">
        <w:r w:rsidDel="00000000" w:rsidR="00000000" w:rsidRPr="00000000">
          <w:rPr>
            <w:color w:val="1155cc"/>
            <w:u w:val="single"/>
            <w:rtl w:val="0"/>
          </w:rPr>
          <w:t xml:space="preserve">TRAINomat: Suche nach “(KB-EAA) 5.1”</w:t>
        </w:r>
      </w:hyperlink>
      <w:r w:rsidDel="00000000" w:rsidR="00000000" w:rsidRPr="00000000">
        <w:rPr>
          <w:rtl w:val="0"/>
        </w:rPr>
      </w:r>
    </w:p>
    <w:p w:rsidR="00000000" w:rsidDel="00000000" w:rsidP="00000000" w:rsidRDefault="00000000" w:rsidRPr="00000000" w14:paraId="000000C9">
      <w:pPr>
        <w:pStyle w:val="Heading2"/>
        <w:rPr/>
      </w:pPr>
      <w:bookmarkStart w:colFirst="0" w:colLast="0" w:name="_heading=h.4blgu19t6yf0" w:id="32"/>
      <w:bookmarkEnd w:id="32"/>
      <w:r w:rsidDel="00000000" w:rsidR="00000000" w:rsidRPr="00000000">
        <w:rPr>
          <w:rtl w:val="0"/>
        </w:rPr>
        <w:t xml:space="preserve">5.2</w:t>
      </w:r>
      <w:r w:rsidDel="00000000" w:rsidR="00000000" w:rsidRPr="00000000">
        <w:rPr>
          <w:rtl w:val="0"/>
        </w:rPr>
        <w:t xml:space="preserve"> Word-Dokumente</w:t>
      </w:r>
    </w:p>
    <w:p w:rsidR="00000000" w:rsidDel="00000000" w:rsidP="00000000" w:rsidRDefault="00000000" w:rsidRPr="00000000" w14:paraId="000000CA">
      <w:pPr>
        <w:rPr>
          <w:b w:val="1"/>
        </w:rPr>
      </w:pPr>
      <w:r w:rsidDel="00000000" w:rsidR="00000000" w:rsidRPr="00000000">
        <w:rPr>
          <w:b w:val="1"/>
          <w:rtl w:val="0"/>
        </w:rPr>
        <w:t xml:space="preserve">Lernziele:</w:t>
      </w:r>
    </w:p>
    <w:p w:rsidR="00000000" w:rsidDel="00000000" w:rsidP="00000000" w:rsidRDefault="00000000" w:rsidRPr="00000000" w14:paraId="000000C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rPr>
      </w:pPr>
      <w:r w:rsidDel="00000000" w:rsidR="00000000" w:rsidRPr="00000000">
        <w:rPr>
          <w:rtl w:val="0"/>
        </w:rPr>
        <w:t xml:space="preserve">Sie kennen die wichtigsten Merkmale von Word-Dokumenten, die sie barrierefrei machen.</w:t>
      </w:r>
    </w:p>
    <w:p w:rsidR="00000000" w:rsidDel="00000000" w:rsidP="00000000" w:rsidRDefault="00000000" w:rsidRPr="00000000" w14:paraId="000000CC">
      <w:pPr>
        <w:numPr>
          <w:ilvl w:val="0"/>
          <w:numId w:val="11"/>
        </w:numPr>
        <w:ind w:left="720" w:hanging="360"/>
        <w:rPr>
          <w:rFonts w:ascii="Arial" w:cs="Arial" w:eastAsia="Arial" w:hAnsi="Arial"/>
        </w:rPr>
      </w:pPr>
      <w:r w:rsidDel="00000000" w:rsidR="00000000" w:rsidRPr="00000000">
        <w:rPr>
          <w:rtl w:val="0"/>
        </w:rPr>
        <w:t xml:space="preserve">Sie kennen die automatische Barrierefreiheitsprüfung in Word. </w:t>
      </w:r>
    </w:p>
    <w:p w:rsidR="00000000" w:rsidDel="00000000" w:rsidP="00000000" w:rsidRDefault="00000000" w:rsidRPr="00000000" w14:paraId="000000CD">
      <w:pPr>
        <w:numPr>
          <w:ilvl w:val="0"/>
          <w:numId w:val="11"/>
        </w:numPr>
        <w:ind w:left="720" w:hanging="360"/>
        <w:rPr>
          <w:u w:val="none"/>
        </w:rPr>
      </w:pPr>
      <w:r w:rsidDel="00000000" w:rsidR="00000000" w:rsidRPr="00000000">
        <w:rPr>
          <w:rtl w:val="0"/>
        </w:rPr>
        <w:t xml:space="preserve">Sie wissen um die Grenzen von Word beim Export in andere barrierefreie Formate, wie z.B. PDF oder EPUB.</w:t>
      </w:r>
    </w:p>
    <w:p w:rsidR="00000000" w:rsidDel="00000000" w:rsidP="00000000" w:rsidRDefault="00000000" w:rsidRPr="00000000" w14:paraId="000000CE">
      <w:pPr>
        <w:rPr/>
      </w:pPr>
      <w:r w:rsidDel="00000000" w:rsidR="00000000" w:rsidRPr="00000000">
        <w:rPr>
          <w:b w:val="1"/>
          <w:rtl w:val="0"/>
        </w:rPr>
        <w:t xml:space="preserve">Ressourcen:</w:t>
      </w:r>
      <w:r w:rsidDel="00000000" w:rsidR="00000000" w:rsidRPr="00000000">
        <w:rPr>
          <w:rtl w:val="0"/>
        </w:rPr>
        <w:t xml:space="preserve"> </w:t>
      </w:r>
      <w:hyperlink r:id="rId39">
        <w:r w:rsidDel="00000000" w:rsidR="00000000" w:rsidRPr="00000000">
          <w:rPr>
            <w:color w:val="1155cc"/>
            <w:u w:val="single"/>
            <w:rtl w:val="0"/>
          </w:rPr>
          <w:t xml:space="preserve">TRAINomat: Suche nach “(KB-EAA) 5.2”</w:t>
        </w:r>
      </w:hyperlink>
      <w:r w:rsidDel="00000000" w:rsidR="00000000" w:rsidRPr="00000000">
        <w:rPr>
          <w:rtl w:val="0"/>
        </w:rPr>
      </w:r>
    </w:p>
    <w:p w:rsidR="00000000" w:rsidDel="00000000" w:rsidP="00000000" w:rsidRDefault="00000000" w:rsidRPr="00000000" w14:paraId="000000CF">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360" w:lineRule="auto"/>
        <w:ind w:left="0" w:right="0" w:firstLine="0"/>
        <w:jc w:val="left"/>
        <w:rPr/>
      </w:pPr>
      <w:bookmarkStart w:colFirst="0" w:colLast="0" w:name="_heading=h.4u22279mn3tt" w:id="33"/>
      <w:bookmarkEnd w:id="33"/>
      <w:r w:rsidDel="00000000" w:rsidR="00000000" w:rsidRPr="00000000">
        <w:rPr>
          <w:rtl w:val="0"/>
        </w:rPr>
        <w:t xml:space="preserve">5.3</w:t>
      </w:r>
      <w:r w:rsidDel="00000000" w:rsidR="00000000" w:rsidRPr="00000000">
        <w:rPr>
          <w:rtl w:val="0"/>
        </w:rPr>
        <w:t xml:space="preserve"> </w:t>
      </w:r>
      <w:r w:rsidDel="00000000" w:rsidR="00000000" w:rsidRPr="00000000">
        <w:rPr>
          <w:color w:val="000000"/>
          <w:sz w:val="32"/>
          <w:szCs w:val="32"/>
          <w:rtl w:val="0"/>
        </w:rPr>
        <w:t xml:space="preserve">InDesign</w:t>
      </w:r>
      <w:r w:rsidDel="00000000" w:rsidR="00000000" w:rsidRPr="00000000">
        <w:rPr>
          <w:rtl w:val="0"/>
        </w:rPr>
        <w:t xml:space="preserve">-Dokumente</w:t>
      </w:r>
    </w:p>
    <w:p w:rsidR="00000000" w:rsidDel="00000000" w:rsidP="00000000" w:rsidRDefault="00000000" w:rsidRPr="00000000" w14:paraId="000000D0">
      <w:pPr>
        <w:rPr>
          <w:b w:val="1"/>
        </w:rPr>
      </w:pPr>
      <w:r w:rsidDel="00000000" w:rsidR="00000000" w:rsidRPr="00000000">
        <w:rPr>
          <w:b w:val="1"/>
          <w:rtl w:val="0"/>
        </w:rPr>
        <w:t xml:space="preserve">Lernziele:</w:t>
      </w:r>
    </w:p>
    <w:p w:rsidR="00000000" w:rsidDel="00000000" w:rsidP="00000000" w:rsidRDefault="00000000" w:rsidRPr="00000000" w14:paraId="000000D1">
      <w:pPr>
        <w:numPr>
          <w:ilvl w:val="0"/>
          <w:numId w:val="17"/>
        </w:numPr>
        <w:ind w:left="720" w:hanging="360"/>
        <w:rPr>
          <w:rFonts w:ascii="Arial" w:cs="Arial" w:eastAsia="Arial" w:hAnsi="Arial"/>
        </w:rPr>
      </w:pPr>
      <w:r w:rsidDel="00000000" w:rsidR="00000000" w:rsidRPr="00000000">
        <w:rPr>
          <w:rtl w:val="0"/>
        </w:rPr>
        <w:t xml:space="preserve">Sie wissen, in welchen Fällen InDesign das richtige Werkzeug zur Erstellung von barrierefreien Dokumenten ist.</w:t>
      </w:r>
    </w:p>
    <w:p w:rsidR="00000000" w:rsidDel="00000000" w:rsidP="00000000" w:rsidRDefault="00000000" w:rsidRPr="00000000" w14:paraId="000000D2">
      <w:pPr>
        <w:numPr>
          <w:ilvl w:val="0"/>
          <w:numId w:val="17"/>
        </w:numPr>
        <w:ind w:left="720" w:hanging="360"/>
      </w:pPr>
      <w:r w:rsidDel="00000000" w:rsidR="00000000" w:rsidRPr="00000000">
        <w:rPr>
          <w:rtl w:val="0"/>
        </w:rPr>
        <w:t xml:space="preserve">Sie wissen um die Grenzen von InDesign beim Export in andere barrierefreie Formate, wie z.B. PDF.</w:t>
      </w:r>
    </w:p>
    <w:p w:rsidR="00000000" w:rsidDel="00000000" w:rsidP="00000000" w:rsidRDefault="00000000" w:rsidRPr="00000000" w14:paraId="000000D3">
      <w:pPr>
        <w:rPr/>
      </w:pPr>
      <w:r w:rsidDel="00000000" w:rsidR="00000000" w:rsidRPr="00000000">
        <w:rPr>
          <w:b w:val="1"/>
          <w:rtl w:val="0"/>
        </w:rPr>
        <w:t xml:space="preserve">Ressourcen:</w:t>
      </w:r>
      <w:r w:rsidDel="00000000" w:rsidR="00000000" w:rsidRPr="00000000">
        <w:rPr>
          <w:rtl w:val="0"/>
        </w:rPr>
        <w:t xml:space="preserve"> </w:t>
      </w:r>
      <w:hyperlink r:id="rId40">
        <w:r w:rsidDel="00000000" w:rsidR="00000000" w:rsidRPr="00000000">
          <w:rPr>
            <w:color w:val="1155cc"/>
            <w:u w:val="single"/>
            <w:rtl w:val="0"/>
          </w:rPr>
          <w:t xml:space="preserve">TRAINomat: Suche nach “(KB-EAA) 5.3”</w:t>
        </w:r>
      </w:hyperlink>
      <w:r w:rsidDel="00000000" w:rsidR="00000000" w:rsidRPr="00000000">
        <w:rPr>
          <w:rtl w:val="0"/>
        </w:rPr>
      </w:r>
    </w:p>
    <w:p w:rsidR="00000000" w:rsidDel="00000000" w:rsidP="00000000" w:rsidRDefault="00000000" w:rsidRPr="00000000" w14:paraId="000000D4">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360" w:lineRule="auto"/>
        <w:ind w:left="0" w:right="0" w:firstLine="0"/>
        <w:jc w:val="left"/>
        <w:rPr/>
      </w:pPr>
      <w:bookmarkStart w:colFirst="0" w:colLast="0" w:name="_heading=h.6lkhek5rjl6f" w:id="34"/>
      <w:bookmarkEnd w:id="34"/>
      <w:r w:rsidDel="00000000" w:rsidR="00000000" w:rsidRPr="00000000">
        <w:rPr>
          <w:rtl w:val="0"/>
        </w:rPr>
        <w:t xml:space="preserve">5.4 </w:t>
      </w:r>
      <w:r w:rsidDel="00000000" w:rsidR="00000000" w:rsidRPr="00000000">
        <w:rPr>
          <w:color w:val="000000"/>
          <w:sz w:val="32"/>
          <w:szCs w:val="32"/>
          <w:rtl w:val="0"/>
        </w:rPr>
        <w:t xml:space="preserve">Videos</w:t>
      </w:r>
      <w:r w:rsidDel="00000000" w:rsidR="00000000" w:rsidRPr="00000000">
        <w:rPr>
          <w:rtl w:val="0"/>
        </w:rPr>
      </w:r>
    </w:p>
    <w:p w:rsidR="00000000" w:rsidDel="00000000" w:rsidP="00000000" w:rsidRDefault="00000000" w:rsidRPr="00000000" w14:paraId="000000D5">
      <w:pPr>
        <w:rPr>
          <w:b w:val="1"/>
        </w:rPr>
      </w:pPr>
      <w:r w:rsidDel="00000000" w:rsidR="00000000" w:rsidRPr="00000000">
        <w:rPr>
          <w:b w:val="1"/>
          <w:rtl w:val="0"/>
        </w:rPr>
        <w:t xml:space="preserve">Lernziele:</w:t>
      </w:r>
    </w:p>
    <w:p w:rsidR="00000000" w:rsidDel="00000000" w:rsidP="00000000" w:rsidRDefault="00000000" w:rsidRPr="00000000" w14:paraId="000000D6">
      <w:pPr>
        <w:numPr>
          <w:ilvl w:val="0"/>
          <w:numId w:val="22"/>
        </w:numPr>
        <w:ind w:left="720" w:hanging="360"/>
        <w:rPr>
          <w:u w:val="none"/>
        </w:rPr>
      </w:pPr>
      <w:r w:rsidDel="00000000" w:rsidR="00000000" w:rsidRPr="00000000">
        <w:rPr>
          <w:rtl w:val="0"/>
        </w:rPr>
        <w:t xml:space="preserve">Sie kennen die wichtigsten Kriterien für barrierefreie Videos im Web und in mobilen Anwendungen.</w:t>
      </w:r>
      <w:r w:rsidDel="00000000" w:rsidR="00000000" w:rsidRPr="00000000">
        <w:rPr>
          <w:rtl w:val="0"/>
        </w:rPr>
      </w:r>
    </w:p>
    <w:p w:rsidR="00000000" w:rsidDel="00000000" w:rsidP="00000000" w:rsidRDefault="00000000" w:rsidRPr="00000000" w14:paraId="000000D7">
      <w:pPr>
        <w:numPr>
          <w:ilvl w:val="0"/>
          <w:numId w:val="22"/>
        </w:numPr>
        <w:ind w:left="720" w:hanging="360"/>
        <w:rPr>
          <w:u w:val="none"/>
        </w:rPr>
      </w:pPr>
      <w:r w:rsidDel="00000000" w:rsidR="00000000" w:rsidRPr="00000000">
        <w:rPr>
          <w:rtl w:val="0"/>
        </w:rPr>
        <w:t xml:space="preserve">Sie wissen, welche dieser Kriterien in der EN 301 549 vorgeschrieben sind. </w:t>
      </w:r>
      <w:r w:rsidDel="00000000" w:rsidR="00000000" w:rsidRPr="00000000">
        <w:rPr>
          <w:rtl w:val="0"/>
        </w:rPr>
      </w:r>
    </w:p>
    <w:p w:rsidR="00000000" w:rsidDel="00000000" w:rsidP="00000000" w:rsidRDefault="00000000" w:rsidRPr="00000000" w14:paraId="000000D8">
      <w:pPr>
        <w:rPr/>
      </w:pPr>
      <w:r w:rsidDel="00000000" w:rsidR="00000000" w:rsidRPr="00000000">
        <w:rPr>
          <w:b w:val="1"/>
          <w:rtl w:val="0"/>
        </w:rPr>
        <w:t xml:space="preserve">Ressourcen:</w:t>
      </w:r>
      <w:r w:rsidDel="00000000" w:rsidR="00000000" w:rsidRPr="00000000">
        <w:rPr>
          <w:rtl w:val="0"/>
        </w:rPr>
        <w:t xml:space="preserve"> </w:t>
      </w:r>
      <w:hyperlink r:id="rId41">
        <w:r w:rsidDel="00000000" w:rsidR="00000000" w:rsidRPr="00000000">
          <w:rPr>
            <w:color w:val="1155cc"/>
            <w:u w:val="single"/>
            <w:rtl w:val="0"/>
          </w:rPr>
          <w:t xml:space="preserve">TRAINomat: Suche nach “(KB-EAA) 5.4”</w:t>
        </w:r>
      </w:hyperlink>
      <w:r w:rsidDel="00000000" w:rsidR="00000000" w:rsidRPr="00000000">
        <w:rPr>
          <w:rtl w:val="0"/>
        </w:rPr>
      </w:r>
    </w:p>
    <w:p w:rsidR="00000000" w:rsidDel="00000000" w:rsidP="00000000" w:rsidRDefault="00000000" w:rsidRPr="00000000" w14:paraId="000000D9">
      <w:pPr>
        <w:pStyle w:val="Heading1"/>
        <w:spacing w:line="276" w:lineRule="auto"/>
        <w:rPr/>
      </w:pPr>
      <w:bookmarkStart w:colFirst="0" w:colLast="0" w:name="_heading=h.kf9afaolsfkj" w:id="35"/>
      <w:bookmarkEnd w:id="35"/>
      <w:r w:rsidDel="00000000" w:rsidR="00000000" w:rsidRPr="00000000">
        <w:rPr>
          <w:vertAlign w:val="baseline"/>
          <w:rtl w:val="0"/>
        </w:rPr>
        <w:t xml:space="preserve">Modul</w:t>
      </w:r>
      <w:r w:rsidDel="00000000" w:rsidR="00000000" w:rsidRPr="00000000">
        <w:rPr>
          <w:vertAlign w:val="baseline"/>
          <w:rtl w:val="0"/>
        </w:rPr>
        <w:t xml:space="preserve"> </w:t>
      </w:r>
      <w:r w:rsidDel="00000000" w:rsidR="00000000" w:rsidRPr="00000000">
        <w:rPr>
          <w:rtl w:val="0"/>
        </w:rPr>
        <w:t xml:space="preserve">6</w:t>
      </w:r>
      <w:r w:rsidDel="00000000" w:rsidR="00000000" w:rsidRPr="00000000">
        <w:rPr>
          <w:vertAlign w:val="baseline"/>
          <w:rtl w:val="0"/>
        </w:rPr>
        <w:t xml:space="preserve">: Test</w:t>
      </w:r>
      <w:r w:rsidDel="00000000" w:rsidR="00000000" w:rsidRPr="00000000">
        <w:rPr>
          <w:rtl w:val="0"/>
        </w:rPr>
        <w:t xml:space="preserve">methodik und Testwerkzeuge</w:t>
      </w:r>
      <w:r w:rsidDel="00000000" w:rsidR="00000000" w:rsidRPr="00000000">
        <w:rPr>
          <w:vertAlign w:val="baseline"/>
          <w:rtl w:val="0"/>
        </w:rPr>
        <w:t xml:space="preserve"> </w:t>
      </w:r>
      <w:r w:rsidDel="00000000" w:rsidR="00000000" w:rsidRPr="00000000">
        <w:rPr>
          <w:rtl w:val="0"/>
        </w:rPr>
      </w:r>
    </w:p>
    <w:p w:rsidR="00000000" w:rsidDel="00000000" w:rsidP="00000000" w:rsidRDefault="00000000" w:rsidRPr="00000000" w14:paraId="000000DA">
      <w:pPr>
        <w:rPr>
          <w:vertAlign w:val="baseline"/>
        </w:rPr>
      </w:pPr>
      <w:r w:rsidDel="00000000" w:rsidR="00000000" w:rsidRPr="00000000">
        <w:rPr>
          <w:rtl w:val="0"/>
        </w:rPr>
        <w:t xml:space="preserve">Die EN 301 549 gibt die Prüfkriterien zur Konformität nach dem EAA vor. Man unterscheidet zwischen automatischem Testen und manuellem Testen. Testmethodiken sind standardisierte Prüfverfahren, die auf Prüfkriterien aufbauen.</w:t>
      </w:r>
      <w:r w:rsidDel="00000000" w:rsidR="00000000" w:rsidRPr="00000000">
        <w:rPr>
          <w:rtl w:val="0"/>
        </w:rPr>
      </w:r>
    </w:p>
    <w:p w:rsidR="00000000" w:rsidDel="00000000" w:rsidP="00000000" w:rsidRDefault="00000000" w:rsidRPr="00000000" w14:paraId="000000DB">
      <w:pPr>
        <w:pStyle w:val="Heading2"/>
        <w:rPr/>
      </w:pPr>
      <w:bookmarkStart w:colFirst="0" w:colLast="0" w:name="_heading=h.201ryxu6pwf6" w:id="36"/>
      <w:bookmarkEnd w:id="36"/>
      <w:r w:rsidDel="00000000" w:rsidR="00000000" w:rsidRPr="00000000">
        <w:rPr>
          <w:rtl w:val="0"/>
        </w:rPr>
        <w:t xml:space="preserve">6.1 Testkriterien der Barrierefreiheit</w:t>
      </w:r>
    </w:p>
    <w:p w:rsidR="00000000" w:rsidDel="00000000" w:rsidP="00000000" w:rsidRDefault="00000000" w:rsidRPr="00000000" w14:paraId="000000DC">
      <w:pPr>
        <w:rPr>
          <w:b w:val="1"/>
        </w:rPr>
      </w:pPr>
      <w:r w:rsidDel="00000000" w:rsidR="00000000" w:rsidRPr="00000000">
        <w:rPr>
          <w:b w:val="1"/>
          <w:rtl w:val="0"/>
        </w:rPr>
        <w:t xml:space="preserve">Lernziele:</w:t>
      </w:r>
    </w:p>
    <w:p w:rsidR="00000000" w:rsidDel="00000000" w:rsidP="00000000" w:rsidRDefault="00000000" w:rsidRPr="00000000" w14:paraId="000000DD">
      <w:pPr>
        <w:numPr>
          <w:ilvl w:val="0"/>
          <w:numId w:val="4"/>
        </w:numPr>
        <w:ind w:left="720" w:hanging="360"/>
        <w:rPr>
          <w:sz w:val="22"/>
          <w:szCs w:val="22"/>
        </w:rPr>
      </w:pPr>
      <w:r w:rsidDel="00000000" w:rsidR="00000000" w:rsidRPr="00000000">
        <w:rPr>
          <w:rtl w:val="0"/>
        </w:rPr>
        <w:t xml:space="preserve">Sie kennen und verstehen das Prinzip der Konformität nach EN 301 549.</w:t>
      </w:r>
    </w:p>
    <w:p w:rsidR="00000000" w:rsidDel="00000000" w:rsidP="00000000" w:rsidRDefault="00000000" w:rsidRPr="00000000" w14:paraId="000000DE">
      <w:pPr>
        <w:numPr>
          <w:ilvl w:val="0"/>
          <w:numId w:val="4"/>
        </w:numPr>
        <w:ind w:left="720" w:hanging="360"/>
        <w:rPr>
          <w:u w:val="none"/>
        </w:rPr>
      </w:pPr>
      <w:r w:rsidDel="00000000" w:rsidR="00000000" w:rsidRPr="00000000">
        <w:rPr>
          <w:rtl w:val="0"/>
        </w:rPr>
        <w:t xml:space="preserve">Sie wissen um den Bezug zwischen EN 301 549 und WCAG 2.</w:t>
      </w:r>
    </w:p>
    <w:p w:rsidR="00000000" w:rsidDel="00000000" w:rsidP="00000000" w:rsidRDefault="00000000" w:rsidRPr="00000000" w14:paraId="000000DF">
      <w:pPr>
        <w:numPr>
          <w:ilvl w:val="0"/>
          <w:numId w:val="4"/>
        </w:numPr>
        <w:ind w:left="720" w:hanging="360"/>
      </w:pPr>
      <w:r w:rsidDel="00000000" w:rsidR="00000000" w:rsidRPr="00000000">
        <w:rPr>
          <w:rtl w:val="0"/>
        </w:rPr>
        <w:t xml:space="preserve">Sie kennen den kontextspezifischen Charakter der Anforderungen der EN 301 549 (“self scoping”).</w:t>
      </w:r>
    </w:p>
    <w:p w:rsidR="00000000" w:rsidDel="00000000" w:rsidP="00000000" w:rsidRDefault="00000000" w:rsidRPr="00000000" w14:paraId="000000E0">
      <w:pPr>
        <w:numPr>
          <w:ilvl w:val="0"/>
          <w:numId w:val="4"/>
        </w:numPr>
        <w:ind w:left="720" w:hanging="360"/>
        <w:rPr>
          <w:sz w:val="22"/>
          <w:szCs w:val="22"/>
        </w:rPr>
      </w:pPr>
      <w:r w:rsidDel="00000000" w:rsidR="00000000" w:rsidRPr="00000000">
        <w:rPr>
          <w:rtl w:val="0"/>
        </w:rPr>
        <w:t xml:space="preserve">Sie kennen die Anforderungen der EN 301 549 und sind in der Lage, diese den Benutzergruppen anhand Anhang B zuzuordnen.</w:t>
      </w:r>
    </w:p>
    <w:p w:rsidR="00000000" w:rsidDel="00000000" w:rsidP="00000000" w:rsidRDefault="00000000" w:rsidRPr="00000000" w14:paraId="000000E1">
      <w:pPr>
        <w:rPr/>
      </w:pPr>
      <w:r w:rsidDel="00000000" w:rsidR="00000000" w:rsidRPr="00000000">
        <w:rPr>
          <w:b w:val="1"/>
          <w:rtl w:val="0"/>
        </w:rPr>
        <w:t xml:space="preserve">Ressourcen:</w:t>
      </w:r>
      <w:r w:rsidDel="00000000" w:rsidR="00000000" w:rsidRPr="00000000">
        <w:rPr>
          <w:rtl w:val="0"/>
        </w:rPr>
        <w:t xml:space="preserve"> </w:t>
      </w:r>
      <w:hyperlink r:id="rId42">
        <w:r w:rsidDel="00000000" w:rsidR="00000000" w:rsidRPr="00000000">
          <w:rPr>
            <w:color w:val="1155cc"/>
            <w:u w:val="single"/>
            <w:rtl w:val="0"/>
          </w:rPr>
          <w:t xml:space="preserve">TRAINomat: Suche nach “(KB-EAA) 6.1”</w:t>
        </w:r>
      </w:hyperlink>
      <w:r w:rsidDel="00000000" w:rsidR="00000000" w:rsidRPr="00000000">
        <w:rPr>
          <w:rtl w:val="0"/>
        </w:rPr>
      </w:r>
    </w:p>
    <w:p w:rsidR="00000000" w:rsidDel="00000000" w:rsidP="00000000" w:rsidRDefault="00000000" w:rsidRPr="00000000" w14:paraId="000000E2">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360" w:lineRule="auto"/>
        <w:ind w:left="0" w:right="0" w:firstLine="0"/>
        <w:jc w:val="left"/>
        <w:rPr/>
      </w:pPr>
      <w:bookmarkStart w:colFirst="0" w:colLast="0" w:name="_heading=h.3fecudnv80h7" w:id="37"/>
      <w:bookmarkEnd w:id="37"/>
      <w:r w:rsidDel="00000000" w:rsidR="00000000" w:rsidRPr="00000000">
        <w:rPr>
          <w:rtl w:val="0"/>
        </w:rPr>
        <w:t xml:space="preserve">6.2 </w:t>
      </w:r>
      <w:r w:rsidDel="00000000" w:rsidR="00000000" w:rsidRPr="00000000">
        <w:rPr>
          <w:color w:val="000000"/>
          <w:sz w:val="32"/>
          <w:szCs w:val="32"/>
          <w:rtl w:val="0"/>
        </w:rPr>
        <w:t xml:space="preserve">Automatisches</w:t>
      </w:r>
      <w:r w:rsidDel="00000000" w:rsidR="00000000" w:rsidRPr="00000000">
        <w:rPr>
          <w:rtl w:val="0"/>
        </w:rPr>
        <w:t xml:space="preserve"> Testen</w:t>
      </w:r>
    </w:p>
    <w:p w:rsidR="00000000" w:rsidDel="00000000" w:rsidP="00000000" w:rsidRDefault="00000000" w:rsidRPr="00000000" w14:paraId="000000E3">
      <w:pPr>
        <w:rPr>
          <w:b w:val="1"/>
        </w:rPr>
      </w:pPr>
      <w:r w:rsidDel="00000000" w:rsidR="00000000" w:rsidRPr="00000000">
        <w:rPr>
          <w:b w:val="1"/>
          <w:rtl w:val="0"/>
        </w:rPr>
        <w:t xml:space="preserve">Lernziele:</w:t>
      </w:r>
    </w:p>
    <w:p w:rsidR="00000000" w:rsidDel="00000000" w:rsidP="00000000" w:rsidRDefault="00000000" w:rsidRPr="00000000" w14:paraId="000000E4">
      <w:pPr>
        <w:numPr>
          <w:ilvl w:val="0"/>
          <w:numId w:val="23"/>
        </w:numPr>
        <w:ind w:left="720" w:hanging="360"/>
      </w:pPr>
      <w:r w:rsidDel="00000000" w:rsidR="00000000" w:rsidRPr="00000000">
        <w:rPr>
          <w:rtl w:val="0"/>
        </w:rPr>
        <w:t xml:space="preserve">Sie verstehen das Prinzip von automatisierten Tests für Websites, mobile Anwendungen und Dokumente.</w:t>
      </w:r>
    </w:p>
    <w:p w:rsidR="00000000" w:rsidDel="00000000" w:rsidP="00000000" w:rsidRDefault="00000000" w:rsidRPr="00000000" w14:paraId="000000E5">
      <w:pPr>
        <w:numPr>
          <w:ilvl w:val="0"/>
          <w:numId w:val="23"/>
        </w:numPr>
        <w:ind w:left="720" w:hanging="360"/>
      </w:pPr>
      <w:r w:rsidDel="00000000" w:rsidR="00000000" w:rsidRPr="00000000">
        <w:rPr>
          <w:rtl w:val="0"/>
        </w:rPr>
        <w:t xml:space="preserve">Sie kennen die Stärken und Grenzen von automatisierten Testwerkzeugen.</w:t>
      </w:r>
    </w:p>
    <w:p w:rsidR="00000000" w:rsidDel="00000000" w:rsidP="00000000" w:rsidRDefault="00000000" w:rsidRPr="00000000" w14:paraId="000000E6">
      <w:pPr>
        <w:numPr>
          <w:ilvl w:val="0"/>
          <w:numId w:val="23"/>
        </w:numPr>
        <w:ind w:left="720" w:hanging="360"/>
      </w:pPr>
      <w:r w:rsidDel="00000000" w:rsidR="00000000" w:rsidRPr="00000000">
        <w:rPr>
          <w:rtl w:val="0"/>
        </w:rPr>
        <w:t xml:space="preserve">Sie verstehen, wie automatisierte Testwerkzeuge in verschiedenen Phasen des Entwicklungsprozesses (z. B. Entwurf, Entwicklung, Test) genutzt werden können.</w:t>
      </w:r>
    </w:p>
    <w:p w:rsidR="00000000" w:rsidDel="00000000" w:rsidP="00000000" w:rsidRDefault="00000000" w:rsidRPr="00000000" w14:paraId="000000E7">
      <w:pPr>
        <w:rPr/>
      </w:pPr>
      <w:r w:rsidDel="00000000" w:rsidR="00000000" w:rsidRPr="00000000">
        <w:rPr>
          <w:b w:val="1"/>
          <w:rtl w:val="0"/>
        </w:rPr>
        <w:t xml:space="preserve">Ressourcen:</w:t>
      </w:r>
      <w:r w:rsidDel="00000000" w:rsidR="00000000" w:rsidRPr="00000000">
        <w:rPr>
          <w:rtl w:val="0"/>
        </w:rPr>
        <w:t xml:space="preserve"> </w:t>
      </w:r>
      <w:hyperlink r:id="rId43">
        <w:r w:rsidDel="00000000" w:rsidR="00000000" w:rsidRPr="00000000">
          <w:rPr>
            <w:color w:val="1155cc"/>
            <w:u w:val="single"/>
            <w:rtl w:val="0"/>
          </w:rPr>
          <w:t xml:space="preserve">TRAINomat: Suche nach “(KB-EAA) 6.2”</w:t>
        </w:r>
      </w:hyperlink>
      <w:r w:rsidDel="00000000" w:rsidR="00000000" w:rsidRPr="00000000">
        <w:rPr>
          <w:rtl w:val="0"/>
        </w:rPr>
      </w:r>
    </w:p>
    <w:p w:rsidR="00000000" w:rsidDel="00000000" w:rsidP="00000000" w:rsidRDefault="00000000" w:rsidRPr="00000000" w14:paraId="000000E8">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360" w:lineRule="auto"/>
        <w:ind w:left="0" w:right="0" w:firstLine="0"/>
        <w:jc w:val="left"/>
        <w:rPr/>
      </w:pPr>
      <w:bookmarkStart w:colFirst="0" w:colLast="0" w:name="_heading=h.xw26qjwe1ff0" w:id="38"/>
      <w:bookmarkEnd w:id="38"/>
      <w:r w:rsidDel="00000000" w:rsidR="00000000" w:rsidRPr="00000000">
        <w:rPr>
          <w:rtl w:val="0"/>
        </w:rPr>
        <w:t xml:space="preserve">6</w:t>
      </w:r>
      <w:r w:rsidDel="00000000" w:rsidR="00000000" w:rsidRPr="00000000">
        <w:rPr>
          <w:rtl w:val="0"/>
        </w:rPr>
        <w:t xml:space="preserve">.3 </w:t>
      </w:r>
      <w:r w:rsidDel="00000000" w:rsidR="00000000" w:rsidRPr="00000000">
        <w:rPr>
          <w:color w:val="000000"/>
          <w:sz w:val="32"/>
          <w:szCs w:val="32"/>
          <w:rtl w:val="0"/>
        </w:rPr>
        <w:t xml:space="preserve">Manuelles</w:t>
      </w:r>
      <w:r w:rsidDel="00000000" w:rsidR="00000000" w:rsidRPr="00000000">
        <w:rPr>
          <w:rtl w:val="0"/>
        </w:rPr>
        <w:t xml:space="preserve"> Testen</w:t>
      </w:r>
    </w:p>
    <w:p w:rsidR="00000000" w:rsidDel="00000000" w:rsidP="00000000" w:rsidRDefault="00000000" w:rsidRPr="00000000" w14:paraId="000000E9">
      <w:pPr>
        <w:rPr>
          <w:b w:val="1"/>
        </w:rPr>
      </w:pPr>
      <w:r w:rsidDel="00000000" w:rsidR="00000000" w:rsidRPr="00000000">
        <w:rPr>
          <w:b w:val="1"/>
          <w:rtl w:val="0"/>
        </w:rPr>
        <w:t xml:space="preserve">Lernziele:</w:t>
      </w:r>
    </w:p>
    <w:p w:rsidR="00000000" w:rsidDel="00000000" w:rsidP="00000000" w:rsidRDefault="00000000" w:rsidRPr="00000000" w14:paraId="000000EA">
      <w:pPr>
        <w:numPr>
          <w:ilvl w:val="0"/>
          <w:numId w:val="33"/>
        </w:numPr>
        <w:ind w:left="720" w:hanging="360"/>
      </w:pPr>
      <w:r w:rsidDel="00000000" w:rsidR="00000000" w:rsidRPr="00000000">
        <w:rPr>
          <w:rtl w:val="0"/>
        </w:rPr>
        <w:t xml:space="preserve">Sie verstehen das Prinzip von manuellen Tests für Websites, mobile Anwendungen und Dokumente (z.B. Stichprobenbildung, Qualitätssicherung).</w:t>
      </w:r>
    </w:p>
    <w:p w:rsidR="00000000" w:rsidDel="00000000" w:rsidP="00000000" w:rsidRDefault="00000000" w:rsidRPr="00000000" w14:paraId="000000EB">
      <w:pPr>
        <w:numPr>
          <w:ilvl w:val="0"/>
          <w:numId w:val="33"/>
        </w:numPr>
        <w:ind w:left="720" w:hanging="360"/>
      </w:pPr>
      <w:r w:rsidDel="00000000" w:rsidR="00000000" w:rsidRPr="00000000">
        <w:rPr>
          <w:rtl w:val="0"/>
        </w:rPr>
        <w:t xml:space="preserve">Sie kennen die Stärken und Grenzen von manuellen Tests.</w:t>
      </w:r>
    </w:p>
    <w:p w:rsidR="00000000" w:rsidDel="00000000" w:rsidP="00000000" w:rsidRDefault="00000000" w:rsidRPr="00000000" w14:paraId="000000EC">
      <w:pPr>
        <w:numPr>
          <w:ilvl w:val="0"/>
          <w:numId w:val="33"/>
        </w:numPr>
        <w:ind w:left="720" w:hanging="360"/>
        <w:rPr>
          <w:u w:val="none"/>
        </w:rPr>
      </w:pPr>
      <w:r w:rsidDel="00000000" w:rsidR="00000000" w:rsidRPr="00000000">
        <w:rPr>
          <w:rtl w:val="0"/>
        </w:rPr>
        <w:t xml:space="preserve">Sie kennen die Bedeutung der Einbeziehung von Menschen mit unterschiedlichen Einschränkungen in den Prozess der manuellen Prüfung.</w:t>
      </w:r>
    </w:p>
    <w:p w:rsidR="00000000" w:rsidDel="00000000" w:rsidP="00000000" w:rsidRDefault="00000000" w:rsidRPr="00000000" w14:paraId="000000ED">
      <w:pPr>
        <w:rPr/>
      </w:pPr>
      <w:r w:rsidDel="00000000" w:rsidR="00000000" w:rsidRPr="00000000">
        <w:rPr>
          <w:b w:val="1"/>
          <w:rtl w:val="0"/>
        </w:rPr>
        <w:t xml:space="preserve">Ressourcen:</w:t>
      </w:r>
      <w:r w:rsidDel="00000000" w:rsidR="00000000" w:rsidRPr="00000000">
        <w:rPr>
          <w:rtl w:val="0"/>
        </w:rPr>
        <w:t xml:space="preserve"> </w:t>
      </w:r>
      <w:hyperlink r:id="rId44">
        <w:r w:rsidDel="00000000" w:rsidR="00000000" w:rsidRPr="00000000">
          <w:rPr>
            <w:color w:val="1155cc"/>
            <w:u w:val="single"/>
            <w:rtl w:val="0"/>
          </w:rPr>
          <w:t xml:space="preserve">TRAINomat: Suche nach “(KB-EAA) 6.3”</w:t>
        </w:r>
      </w:hyperlink>
      <w:r w:rsidDel="00000000" w:rsidR="00000000" w:rsidRPr="00000000">
        <w:rPr>
          <w:rtl w:val="0"/>
        </w:rPr>
      </w:r>
    </w:p>
    <w:p w:rsidR="00000000" w:rsidDel="00000000" w:rsidP="00000000" w:rsidRDefault="00000000" w:rsidRPr="00000000" w14:paraId="000000EE">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360" w:lineRule="auto"/>
        <w:ind w:left="0" w:right="0" w:firstLine="0"/>
        <w:jc w:val="left"/>
        <w:rPr/>
      </w:pPr>
      <w:bookmarkStart w:colFirst="0" w:colLast="0" w:name="_heading=h.lfjc0vk9sob1" w:id="39"/>
      <w:bookmarkEnd w:id="39"/>
      <w:r w:rsidDel="00000000" w:rsidR="00000000" w:rsidRPr="00000000">
        <w:rPr>
          <w:rtl w:val="0"/>
        </w:rPr>
        <w:t xml:space="preserve">6.4 Testmethodiken</w:t>
      </w:r>
    </w:p>
    <w:p w:rsidR="00000000" w:rsidDel="00000000" w:rsidP="00000000" w:rsidRDefault="00000000" w:rsidRPr="00000000" w14:paraId="000000EF">
      <w:pPr>
        <w:rPr>
          <w:b w:val="1"/>
        </w:rPr>
      </w:pPr>
      <w:r w:rsidDel="00000000" w:rsidR="00000000" w:rsidRPr="00000000">
        <w:rPr>
          <w:b w:val="1"/>
          <w:rtl w:val="0"/>
        </w:rPr>
        <w:t xml:space="preserve">Lernziele:</w:t>
      </w:r>
    </w:p>
    <w:p w:rsidR="00000000" w:rsidDel="00000000" w:rsidP="00000000" w:rsidRDefault="00000000" w:rsidRPr="00000000" w14:paraId="000000F0">
      <w:pPr>
        <w:numPr>
          <w:ilvl w:val="0"/>
          <w:numId w:val="5"/>
        </w:numPr>
        <w:ind w:left="720" w:hanging="360"/>
      </w:pPr>
      <w:r w:rsidDel="00000000" w:rsidR="00000000" w:rsidRPr="00000000">
        <w:rPr>
          <w:rtl w:val="0"/>
        </w:rPr>
        <w:t xml:space="preserve">Sie kennen Prüfverfahren für Web, Apps und Dokumente, unter Berücksichtigung der besonderen Anforderungen für E-Commerce-Systeme und andere Systeme zur Unterstützung von Dienstleistungen.</w:t>
      </w:r>
    </w:p>
    <w:p w:rsidR="00000000" w:rsidDel="00000000" w:rsidP="00000000" w:rsidRDefault="00000000" w:rsidRPr="00000000" w14:paraId="000000F1">
      <w:pPr>
        <w:numPr>
          <w:ilvl w:val="0"/>
          <w:numId w:val="5"/>
        </w:numPr>
        <w:ind w:left="720" w:hanging="360"/>
      </w:pPr>
      <w:r w:rsidDel="00000000" w:rsidR="00000000" w:rsidRPr="00000000">
        <w:rPr>
          <w:rtl w:val="0"/>
        </w:rPr>
        <w:t xml:space="preserve">Sie kennen die Website Accessibility Conformance Evaluation Methodology (WCAG-EM).</w:t>
      </w:r>
    </w:p>
    <w:p w:rsidR="00000000" w:rsidDel="00000000" w:rsidP="00000000" w:rsidRDefault="00000000" w:rsidRPr="00000000" w14:paraId="000000F2">
      <w:pPr>
        <w:numPr>
          <w:ilvl w:val="0"/>
          <w:numId w:val="5"/>
        </w:numPr>
        <w:ind w:left="720" w:hanging="360"/>
        <w:rPr>
          <w:u w:val="none"/>
        </w:rPr>
      </w:pPr>
      <w:r w:rsidDel="00000000" w:rsidR="00000000" w:rsidRPr="00000000">
        <w:rPr>
          <w:rtl w:val="0"/>
        </w:rPr>
        <w:t xml:space="preserve">Sie kennen die Testverfahren von BIT Inklusiv (für Software, mobile Apps, PDF).</w:t>
      </w:r>
    </w:p>
    <w:p w:rsidR="00000000" w:rsidDel="00000000" w:rsidP="00000000" w:rsidRDefault="00000000" w:rsidRPr="00000000" w14:paraId="000000F3">
      <w:pPr>
        <w:numPr>
          <w:ilvl w:val="0"/>
          <w:numId w:val="5"/>
        </w:numPr>
        <w:ind w:left="720" w:hanging="360"/>
        <w:rPr>
          <w:u w:val="none"/>
        </w:rPr>
      </w:pPr>
      <w:r w:rsidDel="00000000" w:rsidR="00000000" w:rsidRPr="00000000">
        <w:rPr>
          <w:rtl w:val="0"/>
        </w:rPr>
        <w:t xml:space="preserve">Sie kennen das BIK BITV Testverfahren (für Websites, mobile Apps).</w:t>
      </w:r>
      <w:r w:rsidDel="00000000" w:rsidR="00000000" w:rsidRPr="00000000">
        <w:rPr>
          <w:rtl w:val="0"/>
        </w:rPr>
      </w:r>
    </w:p>
    <w:p w:rsidR="00000000" w:rsidDel="00000000" w:rsidP="00000000" w:rsidRDefault="00000000" w:rsidRPr="00000000" w14:paraId="000000F4">
      <w:pPr>
        <w:rPr/>
      </w:pPr>
      <w:r w:rsidDel="00000000" w:rsidR="00000000" w:rsidRPr="00000000">
        <w:rPr>
          <w:b w:val="1"/>
          <w:rtl w:val="0"/>
        </w:rPr>
        <w:t xml:space="preserve">Ressourcen:</w:t>
      </w:r>
      <w:r w:rsidDel="00000000" w:rsidR="00000000" w:rsidRPr="00000000">
        <w:rPr>
          <w:rtl w:val="0"/>
        </w:rPr>
        <w:t xml:space="preserve"> </w:t>
      </w:r>
      <w:hyperlink r:id="rId45">
        <w:r w:rsidDel="00000000" w:rsidR="00000000" w:rsidRPr="00000000">
          <w:rPr>
            <w:color w:val="1155cc"/>
            <w:u w:val="single"/>
            <w:rtl w:val="0"/>
          </w:rPr>
          <w:t xml:space="preserve">TRAINomat: Suche nach “(KB-EAA) 6.4”</w:t>
        </w:r>
      </w:hyperlink>
      <w:r w:rsidDel="00000000" w:rsidR="00000000" w:rsidRPr="00000000">
        <w:rPr>
          <w:rtl w:val="0"/>
        </w:rPr>
      </w:r>
    </w:p>
    <w:p w:rsidR="00000000" w:rsidDel="00000000" w:rsidP="00000000" w:rsidRDefault="00000000" w:rsidRPr="00000000" w14:paraId="000000F5">
      <w:pPr>
        <w:pStyle w:val="Heading1"/>
        <w:spacing w:line="276" w:lineRule="auto"/>
        <w:rPr/>
      </w:pPr>
      <w:bookmarkStart w:colFirst="0" w:colLast="0" w:name="_heading=h.wnezlzi4ipxf" w:id="40"/>
      <w:bookmarkEnd w:id="40"/>
      <w:r w:rsidDel="00000000" w:rsidR="00000000" w:rsidRPr="00000000">
        <w:rPr>
          <w:vertAlign w:val="baseline"/>
          <w:rtl w:val="0"/>
        </w:rPr>
        <w:t xml:space="preserve">Modul </w:t>
      </w:r>
      <w:r w:rsidDel="00000000" w:rsidR="00000000" w:rsidRPr="00000000">
        <w:rPr>
          <w:rtl w:val="0"/>
        </w:rPr>
        <w:t xml:space="preserve">7</w:t>
      </w:r>
      <w:r w:rsidDel="00000000" w:rsidR="00000000" w:rsidRPr="00000000">
        <w:rPr>
          <w:vertAlign w:val="baseline"/>
          <w:rtl w:val="0"/>
        </w:rPr>
        <w:t xml:space="preserve">:</w:t>
      </w:r>
      <w:r w:rsidDel="00000000" w:rsidR="00000000" w:rsidRPr="00000000">
        <w:rPr>
          <w:vertAlign w:val="baseline"/>
          <w:rtl w:val="0"/>
        </w:rPr>
        <w:t xml:space="preserve"> </w:t>
      </w:r>
      <w:r w:rsidDel="00000000" w:rsidR="00000000" w:rsidRPr="00000000">
        <w:rPr>
          <w:rtl w:val="0"/>
        </w:rPr>
        <w:t xml:space="preserve">Barrierefreie Organisationen und Prozesse</w:t>
      </w: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Barrierefreiheit sollte in Unternehmen strategisch verankert, systematisch geplant und kontinuierlich weiterentwickelt werden. Eine klare Ausrichtung im Leitbild bildet dafür die Grundlage. Entscheidend sind gezielte Maßnahmen, um Barrierefreiheit praktisch zu gestalten, Zuständigkeiten zu definieren und Ressourcen bedarfsgerecht einzusetzen. </w:t>
      </w:r>
    </w:p>
    <w:p w:rsidR="00000000" w:rsidDel="00000000" w:rsidP="00000000" w:rsidRDefault="00000000" w:rsidRPr="00000000" w14:paraId="000000F7">
      <w:pPr>
        <w:pStyle w:val="Heading2"/>
        <w:rPr/>
      </w:pPr>
      <w:bookmarkStart w:colFirst="0" w:colLast="0" w:name="_heading=h.fp1ehn7aotuc" w:id="41"/>
      <w:bookmarkEnd w:id="41"/>
      <w:r w:rsidDel="00000000" w:rsidR="00000000" w:rsidRPr="00000000">
        <w:rPr>
          <w:rtl w:val="0"/>
        </w:rPr>
        <w:t xml:space="preserve">7.1 Leitbild und Unternehmensgrundsätze</w:t>
      </w:r>
    </w:p>
    <w:p w:rsidR="00000000" w:rsidDel="00000000" w:rsidP="00000000" w:rsidRDefault="00000000" w:rsidRPr="00000000" w14:paraId="000000F8">
      <w:pPr>
        <w:spacing w:after="240" w:before="240" w:lineRule="auto"/>
        <w:rPr>
          <w:b w:val="1"/>
        </w:rPr>
      </w:pPr>
      <w:r w:rsidDel="00000000" w:rsidR="00000000" w:rsidRPr="00000000">
        <w:rPr>
          <w:b w:val="1"/>
          <w:rtl w:val="0"/>
        </w:rPr>
        <w:t xml:space="preserve">Lernziele:</w:t>
      </w:r>
    </w:p>
    <w:p w:rsidR="00000000" w:rsidDel="00000000" w:rsidP="00000000" w:rsidRDefault="00000000" w:rsidRPr="00000000" w14:paraId="000000F9">
      <w:pPr>
        <w:numPr>
          <w:ilvl w:val="0"/>
          <w:numId w:val="12"/>
        </w:numPr>
        <w:ind w:left="720" w:hanging="360"/>
      </w:pPr>
      <w:r w:rsidDel="00000000" w:rsidR="00000000" w:rsidRPr="00000000">
        <w:rPr>
          <w:rtl w:val="0"/>
        </w:rPr>
        <w:t xml:space="preserve">Sie verstehen, warum es wichtig ist, Inklusion und Barrierefreiheit in Leitbild und Strategie des Unternehmens zu verankern.</w:t>
      </w:r>
    </w:p>
    <w:p w:rsidR="00000000" w:rsidDel="00000000" w:rsidP="00000000" w:rsidRDefault="00000000" w:rsidRPr="00000000" w14:paraId="000000FA">
      <w:pPr>
        <w:numPr>
          <w:ilvl w:val="0"/>
          <w:numId w:val="12"/>
        </w:numPr>
        <w:ind w:left="720" w:hanging="360"/>
      </w:pPr>
      <w:r w:rsidDel="00000000" w:rsidR="00000000" w:rsidRPr="00000000">
        <w:rPr>
          <w:rtl w:val="0"/>
        </w:rPr>
        <w:t xml:space="preserve">Sie wissen, welche Informationen hilfreich sind, um Gespräche mit Stakeholdern über digitale Barrierefreiheit zu führen.</w:t>
      </w:r>
    </w:p>
    <w:p w:rsidR="00000000" w:rsidDel="00000000" w:rsidP="00000000" w:rsidRDefault="00000000" w:rsidRPr="00000000" w14:paraId="000000FB">
      <w:pPr>
        <w:numPr>
          <w:ilvl w:val="0"/>
          <w:numId w:val="12"/>
        </w:numPr>
        <w:ind w:left="720" w:hanging="360"/>
        <w:rPr>
          <w:sz w:val="22"/>
          <w:szCs w:val="22"/>
        </w:rPr>
      </w:pPr>
      <w:r w:rsidDel="00000000" w:rsidR="00000000" w:rsidRPr="00000000">
        <w:rPr>
          <w:rtl w:val="0"/>
        </w:rPr>
        <w:t xml:space="preserve">Sie wissen, wie Sie organisationsweite Unterstützung für digitale Barrierefreiheit aufbauen und fördern können.</w:t>
      </w:r>
    </w:p>
    <w:p w:rsidR="00000000" w:rsidDel="00000000" w:rsidP="00000000" w:rsidRDefault="00000000" w:rsidRPr="00000000" w14:paraId="000000FC">
      <w:pPr>
        <w:rPr/>
      </w:pPr>
      <w:sdt>
        <w:sdtPr>
          <w:id w:val="-1963297724"/>
          <w:tag w:val="goog_rdk_52"/>
        </w:sdtPr>
        <w:sdtContent>
          <w:commentRangeStart w:id="13"/>
        </w:sdtContent>
      </w:sdt>
      <w:r w:rsidDel="00000000" w:rsidR="00000000" w:rsidRPr="00000000">
        <w:rPr>
          <w:b w:val="1"/>
          <w:rtl w:val="0"/>
        </w:rPr>
        <w:t xml:space="preserve">Ressourcen:</w:t>
      </w:r>
      <w:r w:rsidDel="00000000" w:rsidR="00000000" w:rsidRPr="00000000">
        <w:rPr>
          <w:rtl w:val="0"/>
        </w:rPr>
        <w:t xml:space="preserve"> </w:t>
      </w:r>
      <w:hyperlink r:id="rId46">
        <w:r w:rsidDel="00000000" w:rsidR="00000000" w:rsidRPr="00000000">
          <w:rPr>
            <w:color w:val="1155cc"/>
            <w:u w:val="single"/>
            <w:rtl w:val="0"/>
          </w:rPr>
          <w:t xml:space="preserve">TRAINomat: Suche nach “(KB-EAA) 7.1</w:t>
        </w:r>
      </w:hyperlink>
      <w:commentRangeEnd w:id="13"/>
      <w:r w:rsidDel="00000000" w:rsidR="00000000" w:rsidRPr="00000000">
        <w:commentReference w:id="13"/>
      </w:r>
      <w:hyperlink r:id="rId47">
        <w:r w:rsidDel="00000000" w:rsidR="00000000" w:rsidRPr="00000000">
          <w:rPr>
            <w:color w:val="1155cc"/>
            <w:u w:val="single"/>
            <w:rtl w:val="0"/>
          </w:rPr>
          <w:t xml:space="preserve">”</w:t>
        </w:r>
      </w:hyperlink>
      <w:r w:rsidDel="00000000" w:rsidR="00000000" w:rsidRPr="00000000">
        <w:rPr>
          <w:rtl w:val="0"/>
        </w:rPr>
      </w:r>
    </w:p>
    <w:p w:rsidR="00000000" w:rsidDel="00000000" w:rsidP="00000000" w:rsidRDefault="00000000" w:rsidRPr="00000000" w14:paraId="000000FD">
      <w:pPr>
        <w:pStyle w:val="Heading2"/>
        <w:rPr/>
      </w:pPr>
      <w:bookmarkStart w:colFirst="0" w:colLast="0" w:name="_heading=h.issxmb75yp7x" w:id="42"/>
      <w:bookmarkEnd w:id="42"/>
      <w:r w:rsidDel="00000000" w:rsidR="00000000" w:rsidRPr="00000000">
        <w:rPr>
          <w:rtl w:val="0"/>
        </w:rPr>
        <w:t xml:space="preserve">7.2 Verantwortlichkeiten und Strukturen</w:t>
      </w:r>
    </w:p>
    <w:p w:rsidR="00000000" w:rsidDel="00000000" w:rsidP="00000000" w:rsidRDefault="00000000" w:rsidRPr="00000000" w14:paraId="000000FE">
      <w:pPr>
        <w:spacing w:after="240" w:before="240" w:lineRule="auto"/>
        <w:rPr>
          <w:b w:val="1"/>
        </w:rPr>
      </w:pPr>
      <w:r w:rsidDel="00000000" w:rsidR="00000000" w:rsidRPr="00000000">
        <w:rPr>
          <w:b w:val="1"/>
          <w:rtl w:val="0"/>
        </w:rPr>
        <w:t xml:space="preserve">Lernziele:</w:t>
      </w:r>
    </w:p>
    <w:p w:rsidR="00000000" w:rsidDel="00000000" w:rsidP="00000000" w:rsidRDefault="00000000" w:rsidRPr="00000000" w14:paraId="000000FF">
      <w:pPr>
        <w:numPr>
          <w:ilvl w:val="0"/>
          <w:numId w:val="29"/>
        </w:numPr>
        <w:ind w:left="720" w:hanging="360"/>
      </w:pPr>
      <w:r w:rsidDel="00000000" w:rsidR="00000000" w:rsidRPr="00000000">
        <w:rPr>
          <w:rtl w:val="0"/>
        </w:rPr>
        <w:t xml:space="preserve">Sie wissen um die Bedeutung eines interdisziplinären Inklusions- oder Diversitätsgremiums, z.B. bestehend aus Personal, IT, Facility Management und Betriebsrat, inkl. Personen mit Beeinträchtigungen.</w:t>
      </w:r>
    </w:p>
    <w:p w:rsidR="00000000" w:rsidDel="00000000" w:rsidP="00000000" w:rsidRDefault="00000000" w:rsidRPr="00000000" w14:paraId="00000100">
      <w:pPr>
        <w:numPr>
          <w:ilvl w:val="0"/>
          <w:numId w:val="29"/>
        </w:numPr>
        <w:ind w:left="720" w:hanging="360"/>
        <w:rPr>
          <w:color w:val="434343"/>
          <w:sz w:val="24"/>
          <w:szCs w:val="24"/>
        </w:rPr>
      </w:pPr>
      <w:r w:rsidDel="00000000" w:rsidR="00000000" w:rsidRPr="00000000">
        <w:rPr>
          <w:rtl w:val="0"/>
        </w:rPr>
        <w:t xml:space="preserve">Sie kennen die verschiedenen Rollen in Organisationen und wissen, welche Kompetenzen sie für die Umsetzung digitaler Barrierefreiheit benötigen.</w:t>
      </w:r>
    </w:p>
    <w:p w:rsidR="00000000" w:rsidDel="00000000" w:rsidP="00000000" w:rsidRDefault="00000000" w:rsidRPr="00000000" w14:paraId="00000101">
      <w:pPr>
        <w:rPr/>
      </w:pPr>
      <w:sdt>
        <w:sdtPr>
          <w:id w:val="2076789999"/>
          <w:tag w:val="goog_rdk_53"/>
        </w:sdtPr>
        <w:sdtContent>
          <w:commentRangeStart w:id="14"/>
        </w:sdtContent>
      </w:sdt>
      <w:r w:rsidDel="00000000" w:rsidR="00000000" w:rsidRPr="00000000">
        <w:rPr>
          <w:b w:val="1"/>
          <w:rtl w:val="0"/>
        </w:rPr>
        <w:t xml:space="preserve">Ressourcen:</w:t>
      </w:r>
      <w:r w:rsidDel="00000000" w:rsidR="00000000" w:rsidRPr="00000000">
        <w:rPr>
          <w:rtl w:val="0"/>
        </w:rPr>
        <w:t xml:space="preserve"> </w:t>
      </w:r>
      <w:hyperlink r:id="rId48">
        <w:r w:rsidDel="00000000" w:rsidR="00000000" w:rsidRPr="00000000">
          <w:rPr>
            <w:color w:val="1155cc"/>
            <w:u w:val="single"/>
            <w:rtl w:val="0"/>
          </w:rPr>
          <w:t xml:space="preserve">TRAINomat: Suche nach “(KB-EAA) 7.2”</w:t>
        </w:r>
      </w:hyperlink>
      <w:commentRangeEnd w:id="14"/>
      <w:r w:rsidDel="00000000" w:rsidR="00000000" w:rsidRPr="00000000">
        <w:commentReference w:id="14"/>
      </w:r>
      <w:r w:rsidDel="00000000" w:rsidR="00000000" w:rsidRPr="00000000">
        <w:rPr>
          <w:rtl w:val="0"/>
        </w:rPr>
      </w:r>
    </w:p>
    <w:p w:rsidR="00000000" w:rsidDel="00000000" w:rsidP="00000000" w:rsidRDefault="00000000" w:rsidRPr="00000000" w14:paraId="00000102">
      <w:pPr>
        <w:pStyle w:val="Heading2"/>
        <w:rPr/>
      </w:pPr>
      <w:bookmarkStart w:colFirst="0" w:colLast="0" w:name="_heading=h.ml1p4g8l9l8v" w:id="43"/>
      <w:bookmarkEnd w:id="43"/>
      <w:r w:rsidDel="00000000" w:rsidR="00000000" w:rsidRPr="00000000">
        <w:rPr>
          <w:rtl w:val="0"/>
        </w:rPr>
        <w:t xml:space="preserve">7.3 Verbindliche Prozesse und Richtlinien</w:t>
      </w:r>
    </w:p>
    <w:p w:rsidR="00000000" w:rsidDel="00000000" w:rsidP="00000000" w:rsidRDefault="00000000" w:rsidRPr="00000000" w14:paraId="00000103">
      <w:pPr>
        <w:spacing w:after="240" w:before="240" w:lineRule="auto"/>
        <w:rPr>
          <w:b w:val="1"/>
        </w:rPr>
      </w:pPr>
      <w:r w:rsidDel="00000000" w:rsidR="00000000" w:rsidRPr="00000000">
        <w:rPr>
          <w:b w:val="1"/>
          <w:rtl w:val="0"/>
        </w:rPr>
        <w:t xml:space="preserve">Lernziele:</w:t>
      </w:r>
    </w:p>
    <w:p w:rsidR="00000000" w:rsidDel="00000000" w:rsidP="00000000" w:rsidRDefault="00000000" w:rsidRPr="00000000" w14:paraId="00000104">
      <w:pPr>
        <w:numPr>
          <w:ilvl w:val="0"/>
          <w:numId w:val="35"/>
        </w:numPr>
        <w:ind w:left="720" w:hanging="360"/>
        <w:rPr>
          <w:color w:val="434343"/>
          <w:sz w:val="24"/>
          <w:szCs w:val="24"/>
        </w:rPr>
      </w:pPr>
      <w:r w:rsidDel="00000000" w:rsidR="00000000" w:rsidRPr="00000000">
        <w:rPr>
          <w:rtl w:val="0"/>
        </w:rPr>
        <w:t xml:space="preserve">Sie wissen, wie man Barrierefreiheit als kontinuierlichen Prozess etabliert und durch Richtlinien absichert.</w:t>
      </w:r>
    </w:p>
    <w:p w:rsidR="00000000" w:rsidDel="00000000" w:rsidP="00000000" w:rsidRDefault="00000000" w:rsidRPr="00000000" w14:paraId="00000105">
      <w:pPr>
        <w:numPr>
          <w:ilvl w:val="0"/>
          <w:numId w:val="35"/>
        </w:numPr>
        <w:ind w:left="720" w:hanging="360"/>
        <w:rPr>
          <w:color w:val="434343"/>
          <w:sz w:val="24"/>
          <w:szCs w:val="24"/>
        </w:rPr>
      </w:pPr>
      <w:r w:rsidDel="00000000" w:rsidR="00000000" w:rsidRPr="00000000">
        <w:rPr>
          <w:rtl w:val="0"/>
        </w:rPr>
        <w:t xml:space="preserve">Sie können Maßnahmen zur Qualitätssicherung und Erfolgskontrolle benennen.</w:t>
      </w:r>
    </w:p>
    <w:p w:rsidR="00000000" w:rsidDel="00000000" w:rsidP="00000000" w:rsidRDefault="00000000" w:rsidRPr="00000000" w14:paraId="00000106">
      <w:pPr>
        <w:numPr>
          <w:ilvl w:val="0"/>
          <w:numId w:val="35"/>
        </w:numPr>
        <w:ind w:left="720" w:hanging="360"/>
        <w:rPr>
          <w:sz w:val="22"/>
          <w:szCs w:val="22"/>
        </w:rPr>
      </w:pPr>
      <w:r w:rsidDel="00000000" w:rsidR="00000000" w:rsidRPr="00000000">
        <w:rPr>
          <w:rtl w:val="0"/>
        </w:rPr>
        <w:t xml:space="preserve">Sie haben ein Verständnis dafür, wie sich Änderungen in Standards und rechtlichen Vorgaben zur digitalen Barrierefreiheit auf bestehende Prozesse und Richtlinien auswirken und wie diese angepasst werden können.</w:t>
      </w:r>
    </w:p>
    <w:p w:rsidR="00000000" w:rsidDel="00000000" w:rsidP="00000000" w:rsidRDefault="00000000" w:rsidRPr="00000000" w14:paraId="00000107">
      <w:pPr>
        <w:rPr/>
      </w:pPr>
      <w:sdt>
        <w:sdtPr>
          <w:id w:val="592151274"/>
          <w:tag w:val="goog_rdk_54"/>
        </w:sdtPr>
        <w:sdtContent>
          <w:commentRangeStart w:id="15"/>
        </w:sdtContent>
      </w:sdt>
      <w:r w:rsidDel="00000000" w:rsidR="00000000" w:rsidRPr="00000000">
        <w:rPr>
          <w:b w:val="1"/>
          <w:rtl w:val="0"/>
        </w:rPr>
        <w:t xml:space="preserve">Ressourcen:</w:t>
      </w:r>
      <w:r w:rsidDel="00000000" w:rsidR="00000000" w:rsidRPr="00000000">
        <w:rPr>
          <w:rtl w:val="0"/>
        </w:rPr>
        <w:t xml:space="preserve"> </w:t>
      </w:r>
      <w:hyperlink r:id="rId49">
        <w:r w:rsidDel="00000000" w:rsidR="00000000" w:rsidRPr="00000000">
          <w:rPr>
            <w:color w:val="1155cc"/>
            <w:u w:val="single"/>
            <w:rtl w:val="0"/>
          </w:rPr>
          <w:t xml:space="preserve">TRAINomat: Suche nach “(KB-EAA) 7.3”</w:t>
        </w:r>
      </w:hyperlink>
      <w:commentRangeEnd w:id="15"/>
      <w:r w:rsidDel="00000000" w:rsidR="00000000" w:rsidRPr="00000000">
        <w:commentReference w:id="15"/>
      </w:r>
      <w:r w:rsidDel="00000000" w:rsidR="00000000" w:rsidRPr="00000000">
        <w:rPr>
          <w:rtl w:val="0"/>
        </w:rPr>
      </w:r>
    </w:p>
    <w:p w:rsidR="00000000" w:rsidDel="00000000" w:rsidP="00000000" w:rsidRDefault="00000000" w:rsidRPr="00000000" w14:paraId="00000108">
      <w:pPr>
        <w:pStyle w:val="Heading2"/>
        <w:rPr/>
      </w:pPr>
      <w:bookmarkStart w:colFirst="0" w:colLast="0" w:name="_heading=h.lxuyoc8bgas8" w:id="44"/>
      <w:bookmarkEnd w:id="44"/>
      <w:r w:rsidDel="00000000" w:rsidR="00000000" w:rsidRPr="00000000">
        <w:rPr>
          <w:rtl w:val="0"/>
        </w:rPr>
        <w:t xml:space="preserve">7.4 Sensibilisierung und Schulungen</w:t>
      </w:r>
    </w:p>
    <w:p w:rsidR="00000000" w:rsidDel="00000000" w:rsidP="00000000" w:rsidRDefault="00000000" w:rsidRPr="00000000" w14:paraId="00000109">
      <w:pPr>
        <w:spacing w:after="240" w:before="240" w:lineRule="auto"/>
        <w:ind w:left="0" w:firstLine="0"/>
        <w:rPr>
          <w:b w:val="1"/>
        </w:rPr>
      </w:pPr>
      <w:r w:rsidDel="00000000" w:rsidR="00000000" w:rsidRPr="00000000">
        <w:rPr>
          <w:b w:val="1"/>
          <w:rtl w:val="0"/>
        </w:rPr>
        <w:t xml:space="preserve">Lernziele:</w:t>
      </w:r>
    </w:p>
    <w:p w:rsidR="00000000" w:rsidDel="00000000" w:rsidP="00000000" w:rsidRDefault="00000000" w:rsidRPr="00000000" w14:paraId="0000010A">
      <w:pPr>
        <w:numPr>
          <w:ilvl w:val="0"/>
          <w:numId w:val="30"/>
        </w:numPr>
        <w:ind w:left="720" w:hanging="360"/>
      </w:pPr>
      <w:r w:rsidDel="00000000" w:rsidR="00000000" w:rsidRPr="00000000">
        <w:rPr>
          <w:rtl w:val="0"/>
        </w:rPr>
        <w:t xml:space="preserve">Sie wissen, wie Sie Ziele und Nutzen digitaler Barrierefreiheit zielgruppengerecht und regelmäßig in der Organisation kommunizieren und dadurch das Verständnis und die Motivation für barrierefreies Handeln stärken.</w:t>
      </w:r>
    </w:p>
    <w:p w:rsidR="00000000" w:rsidDel="00000000" w:rsidP="00000000" w:rsidRDefault="00000000" w:rsidRPr="00000000" w14:paraId="0000010B">
      <w:pPr>
        <w:numPr>
          <w:ilvl w:val="0"/>
          <w:numId w:val="30"/>
        </w:numPr>
        <w:ind w:left="720" w:hanging="360"/>
        <w:rPr>
          <w:u w:val="none"/>
        </w:rPr>
      </w:pPr>
      <w:r w:rsidDel="00000000" w:rsidR="00000000" w:rsidRPr="00000000">
        <w:rPr>
          <w:rtl w:val="0"/>
        </w:rPr>
        <w:t xml:space="preserve">Sie kennen die Bedeutung von regelmäßigen zielgruppenspezifischen Schulungsmaßnahmen.</w:t>
      </w:r>
    </w:p>
    <w:p w:rsidR="00000000" w:rsidDel="00000000" w:rsidP="00000000" w:rsidRDefault="00000000" w:rsidRPr="00000000" w14:paraId="0000010C">
      <w:pPr>
        <w:numPr>
          <w:ilvl w:val="0"/>
          <w:numId w:val="30"/>
        </w:numPr>
        <w:ind w:left="720" w:hanging="360"/>
      </w:pPr>
      <w:r w:rsidDel="00000000" w:rsidR="00000000" w:rsidRPr="00000000">
        <w:rPr>
          <w:rtl w:val="0"/>
        </w:rPr>
        <w:t xml:space="preserve">Sie haben ein Verständnis dafür, wie sich Änderungen in Standards und rechtlichen Vorgaben zur digitalen Barrierefreiheit auf bestehende Maßnahmen zur Sensibilisierung und Schulung auswirken und wie diese angepasst werden können.</w:t>
      </w:r>
    </w:p>
    <w:p w:rsidR="00000000" w:rsidDel="00000000" w:rsidP="00000000" w:rsidRDefault="00000000" w:rsidRPr="00000000" w14:paraId="0000010D">
      <w:pPr>
        <w:rPr/>
      </w:pPr>
      <w:sdt>
        <w:sdtPr>
          <w:id w:val="-250730415"/>
          <w:tag w:val="goog_rdk_55"/>
        </w:sdtPr>
        <w:sdtContent>
          <w:commentRangeStart w:id="16"/>
        </w:sdtContent>
      </w:sdt>
      <w:r w:rsidDel="00000000" w:rsidR="00000000" w:rsidRPr="00000000">
        <w:rPr>
          <w:b w:val="1"/>
          <w:rtl w:val="0"/>
        </w:rPr>
        <w:t xml:space="preserve">Ressourcen:</w:t>
      </w:r>
      <w:r w:rsidDel="00000000" w:rsidR="00000000" w:rsidRPr="00000000">
        <w:rPr>
          <w:rtl w:val="0"/>
        </w:rPr>
        <w:t xml:space="preserve"> </w:t>
      </w:r>
      <w:hyperlink r:id="rId50">
        <w:r w:rsidDel="00000000" w:rsidR="00000000" w:rsidRPr="00000000">
          <w:rPr>
            <w:color w:val="1155cc"/>
            <w:u w:val="single"/>
            <w:rtl w:val="0"/>
          </w:rPr>
          <w:t xml:space="preserve">TRAINomat: Suche nach “(KB-EAA) 7.4”</w:t>
        </w:r>
      </w:hyperlink>
      <w:commentRangeEnd w:id="16"/>
      <w:r w:rsidDel="00000000" w:rsidR="00000000" w:rsidRPr="00000000">
        <w:commentReference w:id="16"/>
      </w:r>
      <w:r w:rsidDel="00000000" w:rsidR="00000000" w:rsidRPr="00000000">
        <w:rPr>
          <w:rtl w:val="0"/>
        </w:rPr>
      </w:r>
    </w:p>
    <w:p w:rsidR="00000000" w:rsidDel="00000000" w:rsidP="00000000" w:rsidRDefault="00000000" w:rsidRPr="00000000" w14:paraId="0000010E">
      <w:pPr>
        <w:pStyle w:val="Heading2"/>
        <w:rPr/>
      </w:pPr>
      <w:bookmarkStart w:colFirst="0" w:colLast="0" w:name="_heading=h.wr0ovn19kuc3" w:id="45"/>
      <w:bookmarkEnd w:id="45"/>
      <w:r w:rsidDel="00000000" w:rsidR="00000000" w:rsidRPr="00000000">
        <w:rPr>
          <w:rtl w:val="0"/>
        </w:rPr>
        <w:t xml:space="preserve">7.5 Überprüfung und Weiterentwicklung</w:t>
      </w:r>
    </w:p>
    <w:p w:rsidR="00000000" w:rsidDel="00000000" w:rsidP="00000000" w:rsidRDefault="00000000" w:rsidRPr="00000000" w14:paraId="0000010F">
      <w:pPr>
        <w:spacing w:after="240" w:before="240" w:lineRule="auto"/>
        <w:rPr>
          <w:b w:val="1"/>
        </w:rPr>
      </w:pPr>
      <w:r w:rsidDel="00000000" w:rsidR="00000000" w:rsidRPr="00000000">
        <w:rPr>
          <w:b w:val="1"/>
          <w:rtl w:val="0"/>
        </w:rPr>
        <w:t xml:space="preserve">Lernziele:</w:t>
      </w:r>
    </w:p>
    <w:p w:rsidR="00000000" w:rsidDel="00000000" w:rsidP="00000000" w:rsidRDefault="00000000" w:rsidRPr="00000000" w14:paraId="00000110">
      <w:pPr>
        <w:numPr>
          <w:ilvl w:val="0"/>
          <w:numId w:val="20"/>
        </w:numPr>
        <w:ind w:left="720" w:hanging="360"/>
      </w:pPr>
      <w:r w:rsidDel="00000000" w:rsidR="00000000" w:rsidRPr="00000000">
        <w:rPr>
          <w:rtl w:val="0"/>
        </w:rPr>
        <w:t xml:space="preserve">Sie wissen, wie man klare und realistische Ziele zur Förderung der digitalen Barrierefreiheit formuliert. </w:t>
      </w:r>
    </w:p>
    <w:p w:rsidR="00000000" w:rsidDel="00000000" w:rsidP="00000000" w:rsidRDefault="00000000" w:rsidRPr="00000000" w14:paraId="00000111">
      <w:pPr>
        <w:numPr>
          <w:ilvl w:val="0"/>
          <w:numId w:val="20"/>
        </w:numPr>
        <w:ind w:left="720" w:hanging="360"/>
      </w:pPr>
      <w:r w:rsidDel="00000000" w:rsidR="00000000" w:rsidRPr="00000000">
        <w:rPr>
          <w:rtl w:val="0"/>
        </w:rPr>
        <w:t xml:space="preserve">Sie wissen um die Bedeutung eines kontinuierlichen Verbesserungsprozesses, zum Beispiel regelmäßige Überprüfungen, Audits oder Befragungen bei Kunden und Kundinnen zum Stand der Barrierefreiheit.</w:t>
      </w:r>
    </w:p>
    <w:p w:rsidR="00000000" w:rsidDel="00000000" w:rsidP="00000000" w:rsidRDefault="00000000" w:rsidRPr="00000000" w14:paraId="00000112">
      <w:pPr>
        <w:numPr>
          <w:ilvl w:val="0"/>
          <w:numId w:val="20"/>
        </w:numPr>
        <w:ind w:left="720" w:hanging="360"/>
        <w:rPr>
          <w:u w:val="none"/>
        </w:rPr>
      </w:pPr>
      <w:r w:rsidDel="00000000" w:rsidR="00000000" w:rsidRPr="00000000">
        <w:rPr>
          <w:rtl w:val="0"/>
        </w:rPr>
        <w:t xml:space="preserve">Sie kennen die Bedeutung von Feedbackschleifen durch Nutzende für valide Barrierefreiheitsbewertungen.</w:t>
      </w:r>
    </w:p>
    <w:p w:rsidR="00000000" w:rsidDel="00000000" w:rsidP="00000000" w:rsidRDefault="00000000" w:rsidRPr="00000000" w14:paraId="00000113">
      <w:pPr>
        <w:numPr>
          <w:ilvl w:val="0"/>
          <w:numId w:val="20"/>
        </w:numPr>
        <w:ind w:left="720" w:hanging="360"/>
      </w:pPr>
      <w:r w:rsidDel="00000000" w:rsidR="00000000" w:rsidRPr="00000000">
        <w:rPr>
          <w:rtl w:val="0"/>
        </w:rPr>
        <w:t xml:space="preserve">Sie haben ein Verständnis, welche Vorteile die Einbindung von Menschen mit Einschränkungen in Entwicklungs- und Entscheidungsprozesse bringt.</w:t>
      </w:r>
      <w:r w:rsidDel="00000000" w:rsidR="00000000" w:rsidRPr="00000000">
        <w:rPr>
          <w:rtl w:val="0"/>
        </w:rPr>
      </w:r>
    </w:p>
    <w:p w:rsidR="00000000" w:rsidDel="00000000" w:rsidP="00000000" w:rsidRDefault="00000000" w:rsidRPr="00000000" w14:paraId="00000114">
      <w:pPr>
        <w:numPr>
          <w:ilvl w:val="0"/>
          <w:numId w:val="20"/>
        </w:numPr>
        <w:ind w:left="720" w:hanging="360"/>
      </w:pPr>
      <w:r w:rsidDel="00000000" w:rsidR="00000000" w:rsidRPr="00000000">
        <w:rPr>
          <w:rtl w:val="0"/>
        </w:rPr>
        <w:t xml:space="preserve">Sie verstehen, was ein Reifegradmodell ist und wozu man es verwendet.</w:t>
      </w:r>
    </w:p>
    <w:p w:rsidR="00000000" w:rsidDel="00000000" w:rsidP="00000000" w:rsidRDefault="00000000" w:rsidRPr="00000000" w14:paraId="00000115">
      <w:pPr>
        <w:rPr/>
      </w:pPr>
      <w:sdt>
        <w:sdtPr>
          <w:id w:val="842682975"/>
          <w:tag w:val="goog_rdk_56"/>
        </w:sdtPr>
        <w:sdtContent>
          <w:commentRangeStart w:id="17"/>
        </w:sdtContent>
      </w:sdt>
      <w:r w:rsidDel="00000000" w:rsidR="00000000" w:rsidRPr="00000000">
        <w:rPr>
          <w:b w:val="1"/>
          <w:rtl w:val="0"/>
        </w:rPr>
        <w:t xml:space="preserve">Ressourcen:</w:t>
      </w:r>
      <w:r w:rsidDel="00000000" w:rsidR="00000000" w:rsidRPr="00000000">
        <w:rPr>
          <w:rtl w:val="0"/>
        </w:rPr>
        <w:t xml:space="preserve"> </w:t>
      </w:r>
      <w:hyperlink r:id="rId51">
        <w:r w:rsidDel="00000000" w:rsidR="00000000" w:rsidRPr="00000000">
          <w:rPr>
            <w:color w:val="1155cc"/>
            <w:u w:val="single"/>
            <w:rtl w:val="0"/>
          </w:rPr>
          <w:t xml:space="preserve">TRAINomat: Suche nach “(KB-EAA) 7.5”</w:t>
        </w:r>
      </w:hyperlink>
      <w:commentRangeEnd w:id="17"/>
      <w:r w:rsidDel="00000000" w:rsidR="00000000" w:rsidRPr="00000000">
        <w:commentReference w:id="17"/>
      </w: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sectPr>
      <w:footerReference r:id="rId52" w:type="default"/>
      <w:pgSz w:h="16838" w:w="11906" w:orient="portrait"/>
      <w:pgMar w:bottom="1152" w:top="1152" w:left="1152" w:right="1152"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Gottfried Zimmermann" w:id="11" w:date="2025-08-29T15:10:34Z">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@enawebstudio@gmail.com @mduerenpr@gmail.com @b.peboeck@barrierefreipdf.at @swckmann@gmail.com @zsofigugan@gmail.com Ich schlage vor, dass wir Unterstützungsdienste noch als Untermodul hinzunehmen. Es ist wichtig, dass die Kandidaten die Anforderungen kennen, wie man Unterstützungsdienste barrierefrei macht. Siehe BFSGV §11.</w:t>
      </w:r>
    </w:p>
  </w:comment>
  <w:comment w:author="Sonja Weckenmann" w:id="12" w:date="2025-08-31T07:55:17Z">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Ok</w:t>
      </w:r>
    </w:p>
  </w:comment>
  <w:comment w:author="Sonja Weckenmann" w:id="0" w:date="2025-08-31T07:33:05Z">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Den Satz finde ich einerseits missverständlich (ein Standard ist beispielsweise keine Norm, oder?) und er fasst nicht wirklich die Lernziele zusammen?</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Vorschlag:</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Das Modul behandelt den Zusammenhang zwischen Gesetzen und Normen/Standards, die zentralen europäischen Normen zur Barrierefreiheit im Kontext des EAA und deren Bedeutung für die nachhaltige Umsetzung im Unternehmen.</w:t>
      </w:r>
    </w:p>
  </w:comment>
  <w:comment w:author="Gottfried Zimmermann" w:id="8" w:date="2025-08-29T15:26:18Z">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@enawebstudio@gmail.com @mduerenpr@gmail.com @b.peboeck@barrierefreipdf.at @swckmann@gmail.com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Passt das für euch, als eigenes Lernziel. Ich habe dazu auch eine REssource im TRAINomat verlinkt.</w:t>
      </w:r>
    </w:p>
  </w:comment>
  <w:comment w:author="Sonja Weckenmann" w:id="9" w:date="2025-08-31T07:54:46Z">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Ja, konnte die Ressource aber nicht im Trainomat sehen (Link zeigt keine Ressourcen an?)</w:t>
      </w:r>
    </w:p>
  </w:comment>
  <w:comment w:author="Sonja Weckenmann" w:id="10" w:date="2025-08-31T07:53:04Z">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 werden keine Ressourcen im TRAINomat angezeigt?</w:t>
      </w:r>
    </w:p>
  </w:comment>
  <w:comment w:author="Gottfried Zimmermann" w:id="6" w:date="2025-08-29T15:16:35Z">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@enawebstudio@gmail.com @mduerenpr@gmail.com @b.peboeck@barrierefreipdf.at @swckmann@gmail.com @zsofigugan@gmail.com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Sind hier "Unterstützungsdienste" gemeint? - Dann gelten sie nicht nur für Elektronischen Geschäftsverkehr, sondern für alle Dienstleistungen. Siehe Vorschlag für 4.7.</w:t>
      </w:r>
    </w:p>
  </w:comment>
  <w:comment w:author="Sonja Weckenmann" w:id="7" w:date="2025-08-31T07:51:14Z">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Ja, würde das hier auch rausnehmen und wie von dir vorgeschlagen unter 4.7 behandeln.</w:t>
      </w:r>
    </w:p>
  </w:comment>
  <w:comment w:author="Sonja Weckenmann" w:id="3" w:date="2025-08-31T07:44:21Z">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Dieses Lernziel finde ich etwas ungünstig formuliert, da man quasi nichts mehr "lernen" muss.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Vorschlag: Sie kennen die Rechte von Verbraucherinnen und Verbrauchern bei Nicht-Konformität von Produkten und Dienstleistungen gemäß EAA und wissen, an welche Stellen sie sich wenden können.</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(sie können ja sich ja auch an Verbände wenden. Siehe § 32 BFSG).</w:t>
      </w:r>
    </w:p>
  </w:comment>
  <w:comment w:author="Sonja Weckenmann" w:id="5" w:date="2025-08-31T07:48:13Z">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Sollte man hier nicht von "Dienstleistungen im elektronischen Geschäftsverkehr" sprechen? Ansonsten fokussieren wir zu sehr auf Shops?</w:t>
      </w:r>
    </w:p>
  </w:comment>
  <w:comment w:author="Gottfried Zimmermann" w:id="13" w:date="2025-08-29T16:58:53Z">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TODO: Ressourcen für TRAINomat suchen</w:t>
      </w:r>
    </w:p>
  </w:comment>
  <w:comment w:author="Gottfried Zimmermann" w:id="14" w:date="2025-08-29T16:58:53Z">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TODO: Ressourcen für TRAINomat suchen</w:t>
      </w:r>
    </w:p>
  </w:comment>
  <w:comment w:author="Gottfried Zimmermann" w:id="15" w:date="2025-08-29T16:58:53Z">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TODO: Ressourcen für TRAINomat suchen</w:t>
      </w:r>
    </w:p>
  </w:comment>
  <w:comment w:author="Gottfried Zimmermann" w:id="16" w:date="2025-08-29T16:58:53Z">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TODO: Ressourcen für TRAINomat suchen</w:t>
      </w:r>
    </w:p>
  </w:comment>
  <w:comment w:author="Gottfried Zimmermann" w:id="17" w:date="2025-08-29T16:58:53Z">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TODO: Ressourcen für TRAINomat suchen</w:t>
      </w:r>
    </w:p>
  </w:comment>
  <w:comment w:author="Gottfried Zimmermann" w:id="1" w:date="2025-08-29T15:42:47Z">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@enawebstudio@gmail.com @mduerenpr@gmail.com @b.peboeck@barrierefreipdf.at @swckmann@gmail.com @zsofigugan@gmail.com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Okay? Es gibt dazu BFSGV §20 und §21</w:t>
      </w:r>
    </w:p>
  </w:comment>
  <w:comment w:author="Sonja Weckenmann" w:id="2" w:date="2025-08-31T07:34:03Z">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Okay.</w:t>
      </w:r>
    </w:p>
  </w:comment>
  <w:comment w:author="Gottfried Zimmermann" w:id="4" w:date="2025-08-27T10:52:51Z">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@enawebstudio@gmail.com Hallo Nina. Sollen wir diesen Link in dein Archiv in den TRAINomat übernehmen?  Oder hast du inzwischen einen besseren zum Thema "Rechte von Verbraucherinnen und Verbrauchern"?</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_Assigned to enawebstudio@gmail.com_</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1A" w15:done="0"/>
  <w15:commentEx w15:paraId="0000011B" w15:paraIdParent="0000011A" w15:done="0"/>
  <w15:commentEx w15:paraId="00000120" w15:done="0"/>
  <w15:commentEx w15:paraId="00000122" w15:done="0"/>
  <w15:commentEx w15:paraId="00000123" w15:paraIdParent="00000122" w15:done="0"/>
  <w15:commentEx w15:paraId="00000124" w15:done="0"/>
  <w15:commentEx w15:paraId="00000127" w15:done="0"/>
  <w15:commentEx w15:paraId="00000128" w15:paraIdParent="00000127" w15:done="0"/>
  <w15:commentEx w15:paraId="0000012D" w15:done="0"/>
  <w15:commentEx w15:paraId="0000012E" w15:done="0"/>
  <w15:commentEx w15:paraId="0000012F" w15:done="0"/>
  <w15:commentEx w15:paraId="00000130" w15:done="0"/>
  <w15:commentEx w15:paraId="00000131" w15:done="0"/>
  <w15:commentEx w15:paraId="00000132" w15:done="0"/>
  <w15:commentEx w15:paraId="00000133" w15:done="0"/>
  <w15:commentEx w15:paraId="00000135" w15:done="0"/>
  <w15:commentEx w15:paraId="00000136" w15:paraIdParent="00000135" w15:done="0"/>
  <w15:commentEx w15:paraId="00000138"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9">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DE"/>
      </w:rPr>
    </w:rPrDefault>
    <w:pPrDefault>
      <w:pPr>
        <w:spacing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200" w:before="320" w:lineRule="auto"/>
    </w:pPr>
    <w:rPr>
      <w:color w:val="1d2125"/>
      <w:sz w:val="28"/>
      <w:szCs w:val="28"/>
    </w:rPr>
  </w:style>
  <w:style w:type="paragraph" w:styleId="Heading4">
    <w:name w:val="heading 4"/>
    <w:basedOn w:val="Normal"/>
    <w:next w:val="Normal"/>
    <w:pPr>
      <w:keepNext w:val="1"/>
      <w:keepLines w:val="1"/>
      <w:spacing w:after="80" w:before="280" w:lineRule="auto"/>
    </w:pPr>
    <w:rPr>
      <w:b w:val="1"/>
      <w:color w:val="1d2125"/>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Standard" w:default="1">
    <w:name w:val="Normal"/>
    <w:qFormat w:val="1"/>
    <w:rsid w:val="005A13BE"/>
    <w:pPr>
      <w:spacing w:line="360" w:lineRule="auto"/>
    </w:pPr>
  </w:style>
  <w:style w:type="paragraph" w:styleId="berschrift1">
    <w:name w:val="heading 1"/>
    <w:basedOn w:val="Standard"/>
    <w:next w:val="Standard"/>
    <w:uiPriority w:val="9"/>
    <w:qFormat w:val="1"/>
    <w:pPr>
      <w:keepNext w:val="1"/>
      <w:keepLines w:val="1"/>
      <w:spacing w:after="120" w:before="400"/>
      <w:outlineLvl w:val="0"/>
    </w:pPr>
    <w:rPr>
      <w:sz w:val="40"/>
      <w:szCs w:val="40"/>
    </w:rPr>
  </w:style>
  <w:style w:type="paragraph" w:styleId="berschrift2">
    <w:name w:val="heading 2"/>
    <w:basedOn w:val="Standard"/>
    <w:next w:val="Standard"/>
    <w:uiPriority w:val="9"/>
    <w:unhideWhenUsed w:val="1"/>
    <w:qFormat w:val="1"/>
    <w:pPr>
      <w:keepNext w:val="1"/>
      <w:keepLines w:val="1"/>
      <w:spacing w:after="120" w:before="360"/>
      <w:outlineLvl w:val="1"/>
    </w:pPr>
    <w:rPr>
      <w:sz w:val="32"/>
      <w:szCs w:val="32"/>
    </w:rPr>
  </w:style>
  <w:style w:type="paragraph" w:styleId="berschrift3">
    <w:name w:val="heading 3"/>
    <w:basedOn w:val="Standard"/>
    <w:next w:val="Standard"/>
    <w:uiPriority w:val="9"/>
    <w:unhideWhenUsed w:val="1"/>
    <w:qFormat w:val="1"/>
    <w:pPr>
      <w:keepNext w:val="1"/>
      <w:keepLines w:val="1"/>
      <w:spacing w:after="80" w:before="320"/>
      <w:outlineLvl w:val="2"/>
    </w:pPr>
    <w:rPr>
      <w:color w:val="434343"/>
      <w:sz w:val="28"/>
      <w:szCs w:val="28"/>
    </w:rPr>
  </w:style>
  <w:style w:type="paragraph" w:styleId="berschrift4">
    <w:name w:val="heading 4"/>
    <w:basedOn w:val="Standard"/>
    <w:next w:val="Standard"/>
    <w:uiPriority w:val="9"/>
    <w:semiHidden w:val="1"/>
    <w:unhideWhenUsed w:val="1"/>
    <w:qFormat w:val="1"/>
    <w:pPr>
      <w:keepNext w:val="1"/>
      <w:keepLines w:val="1"/>
      <w:spacing w:after="80" w:before="280"/>
      <w:outlineLvl w:val="3"/>
    </w:pPr>
    <w:rPr>
      <w:color w:val="666666"/>
      <w:sz w:val="24"/>
      <w:szCs w:val="24"/>
    </w:rPr>
  </w:style>
  <w:style w:type="paragraph" w:styleId="berschrift5">
    <w:name w:val="heading 5"/>
    <w:basedOn w:val="Standard"/>
    <w:next w:val="Standard"/>
    <w:uiPriority w:val="9"/>
    <w:semiHidden w:val="1"/>
    <w:unhideWhenUsed w:val="1"/>
    <w:qFormat w:val="1"/>
    <w:pPr>
      <w:keepNext w:val="1"/>
      <w:keepLines w:val="1"/>
      <w:spacing w:after="80" w:before="240"/>
      <w:outlineLvl w:val="4"/>
    </w:pPr>
    <w:rPr>
      <w:color w:val="666666"/>
    </w:rPr>
  </w:style>
  <w:style w:type="paragraph" w:styleId="berschrift6">
    <w:name w:val="heading 6"/>
    <w:basedOn w:val="Standard"/>
    <w:next w:val="Standard"/>
    <w:uiPriority w:val="9"/>
    <w:semiHidden w:val="1"/>
    <w:unhideWhenUsed w:val="1"/>
    <w:qFormat w:val="1"/>
    <w:pPr>
      <w:keepNext w:val="1"/>
      <w:keepLines w:val="1"/>
      <w:spacing w:after="80" w:before="240"/>
      <w:outlineLvl w:val="5"/>
    </w:pPr>
    <w:rPr>
      <w:i w:val="1"/>
      <w:color w:val="666666"/>
    </w:rPr>
  </w:style>
  <w:style w:type="character" w:styleId="Absatz-Standardschriftart" w:default="1">
    <w:name w:val="Default Paragraph Font"/>
    <w:uiPriority w:val="1"/>
    <w:semiHidden w:val="1"/>
    <w:unhideWhenUsed w:val="1"/>
  </w:style>
  <w:style w:type="table" w:styleId="NormaleTabelle" w:default="1">
    <w:name w:val="Normal Table"/>
    <w:uiPriority w:val="99"/>
    <w:semiHidden w:val="1"/>
    <w:unhideWhenUsed w:val="1"/>
    <w:tblPr>
      <w:tblInd w:w="0.0" w:type="dxa"/>
      <w:tblCellMar>
        <w:top w:w="0.0" w:type="dxa"/>
        <w:left w:w="108.0" w:type="dxa"/>
        <w:bottom w:w="0.0" w:type="dxa"/>
        <w:right w:w="108.0" w:type="dxa"/>
      </w:tblCellMar>
    </w:tblPr>
  </w:style>
  <w:style w:type="numbering" w:styleId="KeineListe"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itel">
    <w:name w:val="Title"/>
    <w:basedOn w:val="Standard"/>
    <w:next w:val="Standard"/>
    <w:uiPriority w:val="10"/>
    <w:qFormat w:val="1"/>
    <w:pPr>
      <w:keepNext w:val="1"/>
      <w:keepLines w:val="1"/>
      <w:spacing w:after="60"/>
    </w:pPr>
    <w:rPr>
      <w:sz w:val="52"/>
      <w:szCs w:val="52"/>
    </w:rPr>
  </w:style>
  <w:style w:type="table" w:styleId="TableNormal0" w:customStyle="1">
    <w:name w:val="Table Normal"/>
    <w:tblPr>
      <w:tblCellMar>
        <w:top w:w="0.0" w:type="dxa"/>
        <w:left w:w="0.0" w:type="dxa"/>
        <w:bottom w:w="0.0" w:type="dxa"/>
        <w:right w:w="0.0" w:type="dxa"/>
      </w:tblCellMar>
    </w:tblPr>
  </w:style>
  <w:style w:type="table" w:styleId="TableNormal1" w:customStyle="1">
    <w:name w:val="Table Normal"/>
    <w:tblPr>
      <w:tblCellMar>
        <w:top w:w="0.0" w:type="dxa"/>
        <w:left w:w="0.0" w:type="dxa"/>
        <w:bottom w:w="0.0" w:type="dxa"/>
        <w:right w:w="0.0" w:type="dxa"/>
      </w:tblCellMar>
    </w:tblPr>
  </w:style>
  <w:style w:type="paragraph" w:styleId="Untertitel">
    <w:name w:val="Subtitle"/>
    <w:basedOn w:val="Standard"/>
    <w:next w:val="Standard"/>
    <w:uiPriority w:val="11"/>
    <w:qFormat w:val="1"/>
    <w:pPr>
      <w:keepNext w:val="1"/>
      <w:keepLines w:val="1"/>
      <w:spacing w:after="320"/>
    </w:pPr>
    <w:rPr>
      <w:color w:val="666666"/>
      <w:sz w:val="30"/>
      <w:szCs w:val="30"/>
    </w:rPr>
  </w:style>
  <w:style w:type="paragraph" w:styleId="Kommentartext">
    <w:name w:val="annotation text"/>
    <w:basedOn w:val="Standard"/>
    <w:link w:val="KommentartextZchn"/>
    <w:uiPriority w:val="99"/>
    <w:semiHidden w:val="1"/>
    <w:unhideWhenUsed w:val="1"/>
    <w:pPr>
      <w:spacing w:line="240" w:lineRule="auto"/>
    </w:pPr>
    <w:rPr>
      <w:sz w:val="20"/>
      <w:szCs w:val="20"/>
    </w:rPr>
  </w:style>
  <w:style w:type="character" w:styleId="KommentartextZchn" w:customStyle="1">
    <w:name w:val="Kommentartext Zchn"/>
    <w:basedOn w:val="Absatz-Standardschriftart"/>
    <w:link w:val="Kommentartext"/>
    <w:uiPriority w:val="99"/>
    <w:semiHidden w:val="1"/>
    <w:rPr>
      <w:sz w:val="20"/>
      <w:szCs w:val="20"/>
    </w:rPr>
  </w:style>
  <w:style w:type="character" w:styleId="Kommentarzeichen">
    <w:name w:val="annotation reference"/>
    <w:basedOn w:val="Absatz-Standardschriftart"/>
    <w:uiPriority w:val="99"/>
    <w:semiHidden w:val="1"/>
    <w:unhideWhenUsed w:val="1"/>
    <w:rPr>
      <w:sz w:val="16"/>
      <w:szCs w:val="16"/>
    </w:rPr>
  </w:style>
  <w:style w:type="paragraph" w:styleId="Sprechblasentext">
    <w:name w:val="Balloon Text"/>
    <w:basedOn w:val="Standard"/>
    <w:link w:val="SprechblasentextZchn"/>
    <w:uiPriority w:val="99"/>
    <w:semiHidden w:val="1"/>
    <w:unhideWhenUsed w:val="1"/>
    <w:rsid w:val="00C25156"/>
    <w:pPr>
      <w:spacing w:line="240" w:lineRule="auto"/>
    </w:pPr>
    <w:rPr>
      <w:rFonts w:ascii="Segoe UI" w:cs="Segoe UI" w:hAnsi="Segoe UI"/>
      <w:sz w:val="18"/>
      <w:szCs w:val="18"/>
    </w:rPr>
  </w:style>
  <w:style w:type="character" w:styleId="SprechblasentextZchn" w:customStyle="1">
    <w:name w:val="Sprechblasentext Zchn"/>
    <w:basedOn w:val="Absatz-Standardschriftart"/>
    <w:link w:val="Sprechblasentext"/>
    <w:uiPriority w:val="99"/>
    <w:semiHidden w:val="1"/>
    <w:rsid w:val="00C25156"/>
    <w:rPr>
      <w:rFonts w:ascii="Segoe UI" w:cs="Segoe UI" w:hAnsi="Segoe UI"/>
      <w:sz w:val="18"/>
      <w:szCs w:val="18"/>
    </w:rPr>
  </w:style>
  <w:style w:type="character" w:styleId="Hyperlink">
    <w:name w:val="Hyperlink"/>
    <w:basedOn w:val="Absatz-Standardschriftart"/>
    <w:uiPriority w:val="99"/>
    <w:unhideWhenUsed w:val="1"/>
    <w:rsid w:val="00C25156"/>
    <w:rPr>
      <w:color w:val="0000ff" w:themeColor="hyperlink"/>
      <w:u w:val="single"/>
    </w:rPr>
  </w:style>
  <w:style w:type="character" w:styleId="NichtaufgelsteErwhnung">
    <w:name w:val="Unresolved Mention"/>
    <w:basedOn w:val="Absatz-Standardschriftart"/>
    <w:uiPriority w:val="99"/>
    <w:semiHidden w:val="1"/>
    <w:unhideWhenUsed w:val="1"/>
    <w:rsid w:val="00C25156"/>
    <w:rPr>
      <w:color w:val="605e5c"/>
      <w:shd w:color="auto" w:fill="e1dfdd" w:val="clear"/>
    </w:rPr>
  </w:style>
  <w:style w:type="paragraph" w:styleId="Listenabsatz">
    <w:name w:val="List Paragraph"/>
    <w:basedOn w:val="Standard"/>
    <w:uiPriority w:val="34"/>
    <w:qFormat w:val="1"/>
    <w:rsid w:val="00942221"/>
    <w:pPr>
      <w:ind w:left="720"/>
      <w:contextualSpacing w:val="1"/>
    </w:pPr>
  </w:style>
  <w:style w:type="character" w:styleId="BesuchterLink">
    <w:name w:val="FollowedHyperlink"/>
    <w:basedOn w:val="Absatz-Standardschriftart"/>
    <w:uiPriority w:val="99"/>
    <w:semiHidden w:val="1"/>
    <w:unhideWhenUsed w:val="1"/>
    <w:rsid w:val="005A13BE"/>
    <w:rPr>
      <w:color w:val="800080" w:themeColor="followedHyperlink"/>
      <w:u w:val="single"/>
    </w:rPr>
  </w:style>
  <w:style w:type="paragraph" w:styleId="Subtitle">
    <w:name w:val="Subtitle"/>
    <w:basedOn w:val="Normal"/>
    <w:next w:val="Normal"/>
    <w:pPr>
      <w:keepNext w:val="1"/>
      <w:keepLines w:val="1"/>
      <w:spacing w:after="320" w:lineRule="auto"/>
    </w:pPr>
    <w:rPr>
      <w:color w:val="666666"/>
      <w:sz w:val="30"/>
      <w:szCs w:val="30"/>
    </w:r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20" w:before="0" w:line="360" w:lineRule="auto"/>
      <w:ind w:left="0" w:right="0" w:firstLine="0"/>
      <w:jc w:val="left"/>
    </w:pPr>
    <w:rPr>
      <w:rFonts w:ascii="Arial" w:cs="Arial" w:eastAsia="Arial" w:hAnsi="Arial"/>
      <w:b w:val="0"/>
      <w:i w:val="0"/>
      <w:smallCaps w:val="0"/>
      <w:strike w:val="0"/>
      <w:color w:val="666666"/>
      <w:sz w:val="30"/>
      <w:szCs w:val="30"/>
      <w:u w:val="none"/>
      <w:shd w:fill="auto" w:val="clear"/>
      <w:vertAlign w:val="baseline"/>
    </w:rPr>
  </w:style>
</w:styles>
</file>

<file path=word/_rels/document.xml.rels><?xml version="1.0" encoding="UTF-8" standalone="yes"?><Relationships xmlns="http://schemas.openxmlformats.org/package/2006/relationships"><Relationship Id="rId40" Type="http://schemas.openxmlformats.org/officeDocument/2006/relationships/hyperlink" Target="https://trainomat.bf-lernen.de/?q=&amp;tags=(KB-EAA)+5.3" TargetMode="External"/><Relationship Id="rId42" Type="http://schemas.openxmlformats.org/officeDocument/2006/relationships/hyperlink" Target="https://trainomat.bf-lernen.de/?q=&amp;tags=(KB-EAA)+6.1" TargetMode="External"/><Relationship Id="rId41" Type="http://schemas.openxmlformats.org/officeDocument/2006/relationships/hyperlink" Target="https://trainomat.bf-lernen.de/?q=&amp;tags=(KB-EAA)+5.4" TargetMode="External"/><Relationship Id="rId44" Type="http://schemas.openxmlformats.org/officeDocument/2006/relationships/hyperlink" Target="https://trainomat.bf-lernen.de/?q=&amp;tags=(KB-EAA)+6.3" TargetMode="External"/><Relationship Id="rId43" Type="http://schemas.openxmlformats.org/officeDocument/2006/relationships/hyperlink" Target="https://trainomat.bf-lernen.de/?q=&amp;tags=(KB-EAA)+6.2" TargetMode="External"/><Relationship Id="rId46" Type="http://schemas.openxmlformats.org/officeDocument/2006/relationships/hyperlink" Target="https://trainomat.bf-lernen.de/?q=&amp;tags=(KB-EAA)+7.1" TargetMode="External"/><Relationship Id="rId45" Type="http://schemas.openxmlformats.org/officeDocument/2006/relationships/hyperlink" Target="https://trainomat.bf-lernen.de/?q=&amp;tags=(KB-EAA)+6.4"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iaap-dach.org/" TargetMode="External"/><Relationship Id="rId48" Type="http://schemas.openxmlformats.org/officeDocument/2006/relationships/hyperlink" Target="https://trainomat.bf-lernen.de/?q=&amp;tags=(KB-EAA)+7.2" TargetMode="External"/><Relationship Id="rId47" Type="http://schemas.openxmlformats.org/officeDocument/2006/relationships/hyperlink" Target="https://trainomat.bf-lernen.de/?q=&amp;tags=(KB-EAA)+7.1" TargetMode="External"/><Relationship Id="rId49" Type="http://schemas.openxmlformats.org/officeDocument/2006/relationships/hyperlink" Target="https://trainomat.bf-lernen.de/?q=&amp;tags=(KB-EAA)+7.3"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 Id="rId31" Type="http://schemas.openxmlformats.org/officeDocument/2006/relationships/hyperlink" Target="https://trainomat.bf-lernen.de/?q=&amp;tags=(KB-EAA)+4" TargetMode="External"/><Relationship Id="rId30" Type="http://schemas.openxmlformats.org/officeDocument/2006/relationships/hyperlink" Target="https://trainomat.bf-lernen.de/?q=&amp;tags=(KB-EAA)+3.6" TargetMode="External"/><Relationship Id="rId33" Type="http://schemas.openxmlformats.org/officeDocument/2006/relationships/hyperlink" Target="https://trainomat.bf-lernen.de/?q=&amp;tags=(KB-EAA)+4.2" TargetMode="External"/><Relationship Id="rId32" Type="http://schemas.openxmlformats.org/officeDocument/2006/relationships/hyperlink" Target="https://trainomat.bf-lernen.de/?q=&amp;tags=(KB-EAA)+4.1" TargetMode="External"/><Relationship Id="rId35" Type="http://schemas.openxmlformats.org/officeDocument/2006/relationships/hyperlink" Target="https://trainomat.bf-lernen.de/?q=&amp;tags=(KB-EAA)+4.4" TargetMode="External"/><Relationship Id="rId34" Type="http://schemas.openxmlformats.org/officeDocument/2006/relationships/hyperlink" Target="https://trainomat.bf-lernen.de/?q=&amp;tags=(KB-EAA)+4.3" TargetMode="External"/><Relationship Id="rId37" Type="http://schemas.openxmlformats.org/officeDocument/2006/relationships/hyperlink" Target="https://trainomat.bf-lernen.de/?q=&amp;tags=(KB-EAA)+4.6" TargetMode="External"/><Relationship Id="rId36" Type="http://schemas.openxmlformats.org/officeDocument/2006/relationships/hyperlink" Target="https://trainomat.bf-lernen.de/?q=&amp;tags=(KB-EAA)+4.5" TargetMode="External"/><Relationship Id="rId39" Type="http://schemas.openxmlformats.org/officeDocument/2006/relationships/hyperlink" Target="https://trainomat.bf-lernen.de/?q=&amp;tags=(KB-EAA)+5.2" TargetMode="External"/><Relationship Id="rId38" Type="http://schemas.openxmlformats.org/officeDocument/2006/relationships/hyperlink" Target="https://trainomat.bf-lernen.de/?q=&amp;tags=(KB-EAA)+5.1" TargetMode="External"/><Relationship Id="rId20" Type="http://schemas.openxmlformats.org/officeDocument/2006/relationships/hyperlink" Target="https://trainomat.bf-lernen.de/?q=&amp;tags=(KB-EAA)+2.3" TargetMode="External"/><Relationship Id="rId22" Type="http://schemas.openxmlformats.org/officeDocument/2006/relationships/hyperlink" Target="https://trainomat.bf-lernen.de/?q=&amp;tags=(KB-EAA)+2.5" TargetMode="External"/><Relationship Id="rId21" Type="http://schemas.openxmlformats.org/officeDocument/2006/relationships/hyperlink" Target="https://trainomat.bf-lernen.de/?q=&amp;tags=(KB-EAA)+2.4" TargetMode="External"/><Relationship Id="rId24" Type="http://schemas.openxmlformats.org/officeDocument/2006/relationships/hyperlink" Target="https://trainomat.bf-lernen.de/?q=&amp;tags=(KB-EAA)+3" TargetMode="External"/><Relationship Id="rId23" Type="http://schemas.openxmlformats.org/officeDocument/2006/relationships/hyperlink" Target="https://ninagerling.de/de/archiv.html" TargetMode="External"/><Relationship Id="rId26" Type="http://schemas.openxmlformats.org/officeDocument/2006/relationships/hyperlink" Target="https://trainomat.bf-lernen.de/?q=&amp;tags=(KB-EAA)+3.2" TargetMode="External"/><Relationship Id="rId25" Type="http://schemas.openxmlformats.org/officeDocument/2006/relationships/hyperlink" Target="https://trainomat.bf-lernen.de/?q=&amp;tags=(KB-EAA)+3.1" TargetMode="External"/><Relationship Id="rId28" Type="http://schemas.openxmlformats.org/officeDocument/2006/relationships/hyperlink" Target="https://trainomat.bf-lernen.de/?q=&amp;tags=(KB-EAA)+3.4" TargetMode="External"/><Relationship Id="rId27" Type="http://schemas.openxmlformats.org/officeDocument/2006/relationships/hyperlink" Target="https://trainomat.bf-lernen.de/?q=&amp;tags=(KB-EAA)+3.3" TargetMode="External"/><Relationship Id="rId29" Type="http://schemas.openxmlformats.org/officeDocument/2006/relationships/hyperlink" Target="https://trainomat.bf-lernen.de/?q=&amp;tags=(KB-EAA)+3.5" TargetMode="External"/><Relationship Id="rId51" Type="http://schemas.openxmlformats.org/officeDocument/2006/relationships/hyperlink" Target="https://trainomat.bf-lernen.de/?q=&amp;tags=(KB-EAA)+7.5" TargetMode="External"/><Relationship Id="rId50" Type="http://schemas.openxmlformats.org/officeDocument/2006/relationships/hyperlink" Target="https://trainomat.bf-lernen.de/?q=&amp;tags=(KB-EAA)+7.4" TargetMode="External"/><Relationship Id="rId52" Type="http://schemas.openxmlformats.org/officeDocument/2006/relationships/footer" Target="footer1.xml"/><Relationship Id="rId11" Type="http://schemas.openxmlformats.org/officeDocument/2006/relationships/hyperlink" Target="https://trainomat.bf-lernen.de/" TargetMode="External"/><Relationship Id="rId10" Type="http://schemas.openxmlformats.org/officeDocument/2006/relationships/hyperlink" Target="https://iaap-dach.org/knowledge-badges.html" TargetMode="External"/><Relationship Id="rId13" Type="http://schemas.openxmlformats.org/officeDocument/2006/relationships/hyperlink" Target="https://trainomat.bf-lernen.de/?q=&amp;tags=(KB-EAA)+1" TargetMode="External"/><Relationship Id="rId12" Type="http://schemas.openxmlformats.org/officeDocument/2006/relationships/hyperlink" Target="https://creativecommons.org/licenses/by/4.0/deed.de" TargetMode="External"/><Relationship Id="rId15" Type="http://schemas.openxmlformats.org/officeDocument/2006/relationships/hyperlink" Target="https://trainomat.bf-lernen.de/?q=&amp;tags=(KB-EAA)+1.2" TargetMode="External"/><Relationship Id="rId14" Type="http://schemas.openxmlformats.org/officeDocument/2006/relationships/hyperlink" Target="https://trainomat.bf-lernen.de/?q=&amp;tags=(KB-EAA)+1.1" TargetMode="External"/><Relationship Id="rId17" Type="http://schemas.openxmlformats.org/officeDocument/2006/relationships/hyperlink" Target="https://trainomat.bf-lernen.de/?q=&amp;tags=(KB-EAA)+2" TargetMode="External"/><Relationship Id="rId16" Type="http://schemas.openxmlformats.org/officeDocument/2006/relationships/hyperlink" Target="https://trainomat.bf-lernen.de/?q=&amp;tags=(KB-EAA)+1.3" TargetMode="External"/><Relationship Id="rId19" Type="http://schemas.openxmlformats.org/officeDocument/2006/relationships/hyperlink" Target="https://trainomat.bf-lernen.de/?q=&amp;tags=(KB-EAA)+2.2" TargetMode="External"/><Relationship Id="rId18" Type="http://schemas.openxmlformats.org/officeDocument/2006/relationships/hyperlink" Target="https://trainomat.bf-lernen.de/?q=&amp;tags=(KB-EAA)+2.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3KzBAj46K5SyFr4kSWVwC0RVqXQ==">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2024-11-29T22:16:00Z</dcterms:created>
  <dc:creator>s.weckenmann</dc:creator>
</cp:coreProperties>
</file>