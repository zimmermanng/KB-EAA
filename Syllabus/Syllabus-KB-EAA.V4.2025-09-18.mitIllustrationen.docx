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0.9 vom 05.09.2025</w:t>
      </w:r>
    </w:p>
    <w:p w:rsidR="00000000" w:rsidDel="00000000" w:rsidP="00000000" w:rsidRDefault="00000000" w:rsidRPr="00000000" w14:paraId="00000003">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4">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Kandidaten erwartet werden, die das KB-EAA der </w:t>
      </w:r>
      <w:hyperlink r:id="rId9">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10">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6">
      <w:pPr>
        <w:numPr>
          <w:ilvl w:val="0"/>
          <w:numId w:val="27"/>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7">
      <w:pPr>
        <w:numPr>
          <w:ilvl w:val="0"/>
          <w:numId w:val="27"/>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8">
      <w:pPr>
        <w:numPr>
          <w:ilvl w:val="0"/>
          <w:numId w:val="27"/>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11">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Hinweis:</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w:t>
      </w:r>
      <w:sdt>
        <w:sdtPr>
          <w:id w:val="1286474136"/>
          <w:tag w:val="goog_rdk_0"/>
        </w:sdtPr>
        <w:sdtContent>
          <w:ins w:author="Gottfried Zimmermann" w:id="0" w:date="2025-09-17T08:06:04Z">
            <w:r w:rsidDel="00000000" w:rsidR="00000000" w:rsidRPr="00000000">
              <w:rPr>
                <w:rtl w:val="0"/>
              </w:rPr>
              <w:t xml:space="preserve">, IAAP D-A-CH Board</w:t>
            </w:r>
          </w:ins>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w:t>
      </w:r>
      <w:sdt>
        <w:sdtPr>
          <w:id w:val="1173079412"/>
          <w:tag w:val="goog_rdk_1"/>
        </w:sdtPr>
        <w:sdtContent>
          <w:ins w:author="Gottfried Zimmermann" w:id="1" w:date="2025-09-17T08:05:52Z">
            <w:r w:rsidDel="00000000" w:rsidR="00000000" w:rsidRPr="00000000">
              <w:rPr>
                <w:rtl w:val="0"/>
              </w:rPr>
              <w:t xml:space="preserve">,</w:t>
            </w:r>
          </w:ins>
        </w:sdtContent>
      </w:sdt>
      <w:r w:rsidDel="00000000" w:rsidR="00000000" w:rsidRPr="00000000">
        <w:rPr>
          <w:rtl w:val="0"/>
        </w:rPr>
        <w:t xml:space="preserve"> </w:t>
      </w:r>
      <w:sdt>
        <w:sdtPr>
          <w:id w:val="-1396119765"/>
          <w:tag w:val="goog_rdk_2"/>
        </w:sdtPr>
        <w:sdtContent>
          <w:del w:author="Gottfried Zimmermann" w:id="2" w:date="2025-09-17T08:05:53Z">
            <w:r w:rsidDel="00000000" w:rsidR="00000000" w:rsidRPr="00000000">
              <w:rPr>
                <w:rtl w:val="0"/>
              </w:rPr>
              <w:delText xml:space="preserve">(Board Member </w:delText>
            </w:r>
          </w:del>
        </w:sdtContent>
      </w:sdt>
      <w:r w:rsidDel="00000000" w:rsidR="00000000" w:rsidRPr="00000000">
        <w:rPr>
          <w:rtl w:val="0"/>
        </w:rPr>
        <w:t xml:space="preserve">IAAP D-A-CH</w:t>
      </w:r>
      <w:sdt>
        <w:sdtPr>
          <w:id w:val="-47909666"/>
          <w:tag w:val="goog_rdk_3"/>
        </w:sdtPr>
        <w:sdtContent>
          <w:ins w:author="Gottfried Zimmermann" w:id="3" w:date="2025-09-17T08:05:55Z">
            <w:r w:rsidDel="00000000" w:rsidR="00000000" w:rsidRPr="00000000">
              <w:rPr>
                <w:rtl w:val="0"/>
              </w:rPr>
              <w:t xml:space="preserve"> Board</w:t>
            </w:r>
          </w:ins>
        </w:sdtContent>
      </w:sdt>
      <w:sdt>
        <w:sdtPr>
          <w:id w:val="1856625092"/>
          <w:tag w:val="goog_rdk_4"/>
        </w:sdtPr>
        <w:sdtContent>
          <w:del w:author="Gottfried Zimmermann" w:id="3" w:date="2025-09-17T08:05:55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01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Lernkurs: </w:t>
      </w:r>
      <w:hyperlink r:id="rId12">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0">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Universal Design. </w:t>
      </w:r>
    </w:p>
    <w:p w:rsidR="00000000" w:rsidDel="00000000" w:rsidP="00000000" w:rsidRDefault="00000000" w:rsidRPr="00000000" w14:paraId="00000022">
      <w:pPr>
        <w:rPr/>
      </w:pPr>
      <w:r w:rsidDel="00000000" w:rsidR="00000000" w:rsidRPr="00000000">
        <w:rPr>
          <w:b w:val="1"/>
          <w:rtl w:val="0"/>
        </w:rPr>
        <w:t xml:space="preserve">Ressourcen für Modul 1 (alle Untermodule):</w:t>
      </w:r>
      <w:r w:rsidDel="00000000" w:rsidR="00000000" w:rsidRPr="00000000">
        <w:rPr>
          <w:rtl w:val="0"/>
        </w:rPr>
        <w:t xml:space="preserve"> </w:t>
      </w:r>
      <w:hyperlink r:id="rId13">
        <w:r w:rsidDel="00000000" w:rsidR="00000000" w:rsidRPr="00000000">
          <w:rPr>
            <w:color w:val="1155cc"/>
            <w:u w:val="single"/>
            <w:rtl w:val="0"/>
          </w:rPr>
          <w:t xml:space="preserve">TRAINomat: Suche nach “(KB-EAA) 1”</w:t>
        </w:r>
      </w:hyperlink>
      <w:r w:rsidDel="00000000" w:rsidR="00000000" w:rsidRPr="00000000">
        <w:rPr>
          <w:rtl w:val="0"/>
        </w:rPr>
      </w:r>
    </w:p>
    <w:p w:rsidR="00000000" w:rsidDel="00000000" w:rsidP="00000000" w:rsidRDefault="00000000" w:rsidRPr="00000000" w14:paraId="00000023">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4">
      <w:pPr>
        <w:rPr>
          <w:b w:val="1"/>
        </w:rPr>
      </w:pPr>
      <w:r w:rsidDel="00000000" w:rsidR="00000000" w:rsidRPr="00000000">
        <w:rPr>
          <w:b w:val="1"/>
          <w:rtl w:val="0"/>
        </w:rPr>
        <w:t xml:space="preserve">Lernziele:</w:t>
      </w:r>
    </w:p>
    <w:p w:rsidR="00000000" w:rsidDel="00000000" w:rsidP="00000000" w:rsidRDefault="00000000" w:rsidRPr="00000000" w14:paraId="00000025">
      <w:pPr>
        <w:numPr>
          <w:ilvl w:val="0"/>
          <w:numId w:val="26"/>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6">
      <w:pPr>
        <w:numPr>
          <w:ilvl w:val="0"/>
          <w:numId w:val="26"/>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7">
      <w:pPr>
        <w:numPr>
          <w:ilvl w:val="0"/>
          <w:numId w:val="26"/>
        </w:numPr>
        <w:ind w:left="720" w:hanging="360"/>
        <w:rPr/>
      </w:pPr>
      <w:r w:rsidDel="00000000" w:rsidR="00000000" w:rsidRPr="00000000">
        <w:rPr>
          <w:rtl w:val="0"/>
        </w:rPr>
        <w:t xml:space="preserve">Sie kennen die wichtigsten demografischen Kennzahlen von Menschen mit Behinderungen weltweit</w:t>
      </w:r>
      <w:sdt>
        <w:sdtPr>
          <w:id w:val="1666887896"/>
          <w:tag w:val="goog_rdk_5"/>
        </w:sdtPr>
        <w:sdtContent>
          <w:ins w:author="Gottfried Zimmermann" w:id="4" w:date="2025-09-17T08:06:41Z">
            <w:r w:rsidDel="00000000" w:rsidR="00000000" w:rsidRPr="00000000">
              <w:rPr>
                <w:rtl w:val="0"/>
              </w:rPr>
              <w:t xml:space="preserve">,</w:t>
            </w:r>
          </w:ins>
        </w:sdtContent>
      </w:sdt>
      <w:sdt>
        <w:sdtPr>
          <w:id w:val="-1780635610"/>
          <w:tag w:val="goog_rdk_6"/>
        </w:sdtPr>
        <w:sdtContent>
          <w:del w:author="Gottfried Zimmermann" w:id="4" w:date="2025-09-17T08:06:41Z">
            <w:r w:rsidDel="00000000" w:rsidR="00000000" w:rsidRPr="00000000">
              <w:rPr>
                <w:rtl w:val="0"/>
              </w:rPr>
              <w:delText xml:space="preserve"> und</w:delText>
            </w:r>
          </w:del>
        </w:sdtContent>
      </w:sdt>
      <w:r w:rsidDel="00000000" w:rsidR="00000000" w:rsidRPr="00000000">
        <w:rPr>
          <w:rtl w:val="0"/>
        </w:rPr>
        <w:t xml:space="preserve"> in der EU</w:t>
      </w:r>
      <w:sdt>
        <w:sdtPr>
          <w:id w:val="-313694484"/>
          <w:tag w:val="goog_rdk_7"/>
        </w:sdtPr>
        <w:sdtContent>
          <w:ins w:author="Gottfried Zimmermann" w:id="5" w:date="2025-09-17T08:06:43Z">
            <w:r w:rsidDel="00000000" w:rsidR="00000000" w:rsidRPr="00000000">
              <w:rPr>
                <w:rtl w:val="0"/>
              </w:rPr>
              <w:t xml:space="preserve"> und im D-A-CH-Raum</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numPr>
          <w:ilvl w:val="0"/>
          <w:numId w:val="26"/>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9">
      <w:pPr>
        <w:numPr>
          <w:ilvl w:val="0"/>
          <w:numId w:val="26"/>
        </w:numPr>
        <w:ind w:left="720" w:hanging="360"/>
        <w:rPr>
          <w:u w:val="none"/>
        </w:rPr>
      </w:pPr>
      <w:r w:rsidDel="00000000" w:rsidR="00000000" w:rsidRPr="00000000">
        <w:rPr>
          <w:rtl w:val="0"/>
        </w:rPr>
        <w:t xml:space="preserve">Sie kennen den Unterschied </w:t>
      </w:r>
      <w:r w:rsidDel="00000000" w:rsidR="00000000" w:rsidRPr="00000000">
        <w:rPr>
          <w:rtl w:val="0"/>
        </w:rPr>
        <w:t xml:space="preserve">zwischen Universal Design und barrierefreiem Design.</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Ressourcen:</w:t>
      </w:r>
      <w:r w:rsidDel="00000000" w:rsidR="00000000" w:rsidRPr="00000000">
        <w:rPr>
          <w:rtl w:val="0"/>
        </w:rPr>
        <w:t xml:space="preserve"> </w:t>
      </w:r>
      <w:hyperlink r:id="rId14">
        <w:r w:rsidDel="00000000" w:rsidR="00000000" w:rsidRPr="00000000">
          <w:rPr>
            <w:color w:val="1155cc"/>
            <w:u w:val="single"/>
            <w:rtl w:val="0"/>
          </w:rPr>
          <w:t xml:space="preserve">TRAINomat: Suche nach “(KB-EAA) 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w:t>
      </w:r>
      <w:sdt>
        <w:sdtPr>
          <w:id w:val="-1632999757"/>
          <w:tag w:val="goog_rdk_8"/>
        </w:sdtPr>
        <w:sdtContent>
          <w:commentRangeStart w:id="0"/>
        </w:sdtContent>
      </w:sdt>
      <w:sdt>
        <w:sdtPr>
          <w:id w:val="1698541377"/>
          <w:tag w:val="goog_rdk_9"/>
        </w:sdtPr>
        <w:sdtContent>
          <w:commentRangeStart w:id="1"/>
        </w:sdtContent>
      </w:sdt>
      <w:sdt>
        <w:sdtPr>
          <w:id w:val="-1379844509"/>
          <w:tag w:val="goog_rdk_10"/>
        </w:sdtPr>
        <w:sdtContent>
          <w:commentRangeStart w:id="2"/>
        </w:sdtContent>
      </w:sdt>
      <w:r w:rsidDel="00000000" w:rsidR="00000000" w:rsidRPr="00000000">
        <w:rPr>
          <w:vertAlign w:val="baseline"/>
          <w:rtl w:val="0"/>
        </w:rPr>
        <w:t xml:space="preserve">Nutze</w:t>
      </w:r>
      <w:r w:rsidDel="00000000" w:rsidR="00000000" w:rsidRPr="00000000">
        <w:rPr>
          <w:rtl w:val="0"/>
        </w:rPr>
        <w:t xml:space="preserve">nden</w:t>
      </w:r>
      <w:r w:rsidDel="00000000" w:rsidR="00000000" w:rsidRPr="00000000">
        <w:rPr>
          <w:vertAlign w:val="baseline"/>
          <w:rtl w:val="0"/>
        </w:rPr>
        <w:t xml:space="preserve">bedürfnisse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Lernziele:</w:t>
      </w:r>
    </w:p>
    <w:p w:rsidR="00000000" w:rsidDel="00000000" w:rsidP="00000000" w:rsidRDefault="00000000" w:rsidRPr="00000000" w14:paraId="0000002D">
      <w:pPr>
        <w:numPr>
          <w:ilvl w:val="0"/>
          <w:numId w:val="21"/>
        </w:numPr>
        <w:spacing w:after="0" w:before="240" w:line="360" w:lineRule="auto"/>
        <w:ind w:left="720" w:hanging="360"/>
        <w:rPr>
          <w:u w:val="none"/>
        </w:rPr>
      </w:pPr>
      <w:r w:rsidDel="00000000" w:rsidR="00000000" w:rsidRPr="00000000">
        <w:rPr>
          <w:rtl w:val="0"/>
        </w:rPr>
        <w:t xml:space="preserve">Sie kennen und verstehen die Unterscheidung der Bedürfnisse gemäß den </w:t>
      </w:r>
      <w:r w:rsidDel="00000000" w:rsidR="00000000" w:rsidRPr="00000000">
        <w:rPr>
          <w:rtl w:val="0"/>
        </w:rPr>
        <w:t xml:space="preserve">Benutzergruppen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0">
      <w:pPr>
        <w:numPr>
          <w:ilvl w:val="0"/>
          <w:numId w:val="21"/>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1">
      <w:pPr>
        <w:rPr/>
      </w:pPr>
      <w:r w:rsidDel="00000000" w:rsidR="00000000" w:rsidRPr="00000000">
        <w:rPr>
          <w:b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1.2</w:t>
        </w:r>
      </w:hyperlink>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heading=h.8cde2wz0fd3p" w:id="7"/>
      <w:bookmarkEnd w:id="7"/>
      <w:r w:rsidDel="00000000" w:rsidR="00000000" w:rsidRPr="00000000">
        <w:rPr>
          <w:rtl w:val="0"/>
        </w:rPr>
        <w:t xml:space="preserve">1.3 Vorteile von Universal Design</w:t>
      </w:r>
    </w:p>
    <w:p w:rsidR="00000000" w:rsidDel="00000000" w:rsidP="00000000" w:rsidRDefault="00000000" w:rsidRPr="00000000" w14:paraId="00000033">
      <w:pPr>
        <w:rPr>
          <w:b w:val="1"/>
        </w:rPr>
      </w:pPr>
      <w:r w:rsidDel="00000000" w:rsidR="00000000" w:rsidRPr="00000000">
        <w:rPr>
          <w:b w:val="1"/>
          <w:rtl w:val="0"/>
        </w:rPr>
        <w:t xml:space="preserve">Lernziele:</w:t>
      </w:r>
    </w:p>
    <w:p w:rsidR="00000000" w:rsidDel="00000000" w:rsidP="00000000" w:rsidRDefault="00000000" w:rsidRPr="00000000" w14:paraId="00000034">
      <w:pPr>
        <w:numPr>
          <w:ilvl w:val="0"/>
          <w:numId w:val="18"/>
        </w:numPr>
        <w:ind w:left="720" w:hanging="360"/>
        <w:rPr/>
      </w:pPr>
      <w:r w:rsidDel="00000000" w:rsidR="00000000" w:rsidRPr="00000000">
        <w:rPr>
          <w:rtl w:val="0"/>
        </w:rPr>
        <w:t xml:space="preserve">Sie kennen die Vorteile von </w:t>
      </w:r>
      <w:sdt>
        <w:sdtPr>
          <w:id w:val="1008751825"/>
          <w:tag w:val="goog_rdk_11"/>
        </w:sdtPr>
        <w:sdtContent>
          <w:commentRangeStart w:id="3"/>
        </w:sdtContent>
      </w:sdt>
      <w:sdt>
        <w:sdtPr>
          <w:id w:val="41211277"/>
          <w:tag w:val="goog_rdk_12"/>
        </w:sdtPr>
        <w:sdtContent>
          <w:commentRangeStart w:id="4"/>
        </w:sdtContent>
      </w:sdt>
      <w:r w:rsidDel="00000000" w:rsidR="00000000" w:rsidRPr="00000000">
        <w:rPr>
          <w:rtl w:val="0"/>
        </w:rPr>
        <w:t xml:space="preserve">Universal Design für Organisationen und Unternehme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n. </w:t>
      </w:r>
    </w:p>
    <w:p w:rsidR="00000000" w:rsidDel="00000000" w:rsidP="00000000" w:rsidRDefault="00000000" w:rsidRPr="00000000" w14:paraId="00000035">
      <w:pPr>
        <w:rPr/>
      </w:pPr>
      <w:r w:rsidDel="00000000" w:rsidR="00000000" w:rsidRPr="00000000">
        <w:rPr>
          <w:b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Ressourcen für Modul 2 (alle Untermodule):</w:t>
      </w:r>
      <w:r w:rsidDel="00000000" w:rsidR="00000000" w:rsidRPr="00000000">
        <w:rPr>
          <w:rtl w:val="0"/>
        </w:rPr>
        <w:t xml:space="preserve"> </w:t>
      </w:r>
      <w:hyperlink r:id="rId17">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A">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Lernziele:</w:t>
      </w:r>
    </w:p>
    <w:p w:rsidR="00000000" w:rsidDel="00000000" w:rsidP="00000000" w:rsidRDefault="00000000" w:rsidRPr="00000000" w14:paraId="0000003C">
      <w:pPr>
        <w:numPr>
          <w:ilvl w:val="0"/>
          <w:numId w:val="14"/>
        </w:numPr>
        <w:ind w:left="720" w:hanging="360"/>
        <w:rPr/>
      </w:pPr>
      <w:r w:rsidDel="00000000" w:rsidR="00000000" w:rsidRPr="00000000">
        <w:rPr>
          <w:rtl w:val="0"/>
        </w:rPr>
        <w:t xml:space="preserve">Sie kennen die Behindertenrechtskonvention der Vereinten Nationen (</w:t>
      </w:r>
      <w:r w:rsidDel="00000000" w:rsidR="00000000" w:rsidRPr="00000000">
        <w:rPr>
          <w:rtl w:val="0"/>
        </w:rPr>
        <w:t xml:space="preserve">VN-BRK)</w:t>
      </w:r>
      <w:r w:rsidDel="00000000" w:rsidR="00000000" w:rsidRPr="00000000">
        <w:rPr>
          <w:rtl w:val="0"/>
        </w:rPr>
        <w:t xml:space="preserve"> und verstehen ihre Bedeutung für den EAA.</w:t>
      </w:r>
    </w:p>
    <w:p w:rsidR="00000000" w:rsidDel="00000000" w:rsidP="00000000" w:rsidRDefault="00000000" w:rsidRPr="00000000" w14:paraId="0000003D">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3E">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3F">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der EAA mit dem </w:t>
      </w:r>
      <w:r w:rsidDel="00000000" w:rsidR="00000000" w:rsidRPr="00000000">
        <w:rPr>
          <w:rtl w:val="0"/>
        </w:rPr>
        <w:t xml:space="preserve">BFSG und der BFSGV </w:t>
      </w:r>
      <w:r w:rsidDel="00000000" w:rsidR="00000000" w:rsidRPr="00000000">
        <w:rPr>
          <w:rtl w:val="0"/>
        </w:rPr>
        <w:t xml:space="preserve">in Deutschland in nationales Recht umgesetzt wird.</w:t>
      </w:r>
    </w:p>
    <w:p w:rsidR="00000000" w:rsidDel="00000000" w:rsidP="00000000" w:rsidRDefault="00000000" w:rsidRPr="00000000" w14:paraId="00000040">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1">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2">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3">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keine Anwendung findet (z.B. hinsichtlich der Art von Produkten und Dienstleistungen, Unternehmensgröße, Übergangsfristen).</w:t>
      </w:r>
    </w:p>
    <w:p w:rsidR="00000000" w:rsidDel="00000000" w:rsidP="00000000" w:rsidRDefault="00000000" w:rsidRPr="00000000" w14:paraId="00000044">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5">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7">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8">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9">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A">
      <w:pPr>
        <w:rPr/>
      </w:pPr>
      <w:r w:rsidDel="00000000" w:rsidR="00000000" w:rsidRPr="00000000">
        <w:rPr>
          <w:rFonts w:ascii="Roboto" w:cs="Roboto" w:eastAsia="Roboto" w:hAnsi="Roboto"/>
          <w:color w:val="444746"/>
          <w:sz w:val="21"/>
          <w:szCs w:val="21"/>
          <w:rtl w:val="0"/>
        </w:rPr>
        <w:t xml:space="preserve">Das Modul behandelt den Zusammenhang zwischen Gesetzen und Normen/Standards, die zentralen europäischen Normen zur Barrierefreiheit im Kontext des EAA und deren Bedeutung für die nachhaltige Umsetzung im Unternehmen.</w: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Lernziele:</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Sie kennen die EN 301 549 mit ihren Benutzergruppen (Kap. 4).</w:t>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Sie kennen die “funktionalen Leistungskriterien” und wissen, unter welchen Bedingungen sie angewandt werden.</w:t>
      </w:r>
    </w:p>
    <w:p w:rsidR="00000000" w:rsidDel="00000000" w:rsidP="00000000" w:rsidRDefault="00000000" w:rsidRPr="00000000" w14:paraId="00000053">
      <w:pPr>
        <w:rPr/>
      </w:pPr>
      <w:r w:rsidDel="00000000" w:rsidR="00000000" w:rsidRPr="00000000">
        <w:rPr>
          <w:b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4">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5">
      <w:pPr>
        <w:rPr>
          <w:b w:val="1"/>
        </w:rPr>
      </w:pPr>
      <w:r w:rsidDel="00000000" w:rsidR="00000000" w:rsidRPr="00000000">
        <w:rPr>
          <w:b w:val="1"/>
          <w:rtl w:val="0"/>
        </w:rPr>
        <w:t xml:space="preserve">Lernziele:</w:t>
      </w:r>
    </w:p>
    <w:p w:rsidR="00000000" w:rsidDel="00000000" w:rsidP="00000000" w:rsidRDefault="00000000" w:rsidRPr="00000000" w14:paraId="00000056">
      <w:pPr>
        <w:numPr>
          <w:ilvl w:val="0"/>
          <w:numId w:val="13"/>
        </w:numPr>
        <w:spacing w:after="0" w:afterAutospacing="0" w:lineRule="auto"/>
        <w:ind w:left="720" w:hanging="360"/>
        <w:rPr>
          <w:u w:val="none"/>
        </w:rPr>
      </w:pPr>
      <w:r w:rsidDel="00000000" w:rsidR="00000000" w:rsidRPr="00000000">
        <w:rPr>
          <w:rtl w:val="0"/>
        </w:rPr>
        <w:t xml:space="preserve">Sie kennen die Pflichten der Hersteller, Importeure und Händler von Produkten, die in den Anwendungsbereich des EAA fallen.</w:t>
      </w:r>
    </w:p>
    <w:p w:rsidR="00000000" w:rsidDel="00000000" w:rsidP="00000000" w:rsidRDefault="00000000" w:rsidRPr="00000000" w14:paraId="00000057">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vom Hersteller sichergestellt werden müssen.</w:t>
      </w:r>
    </w:p>
    <w:p w:rsidR="00000000" w:rsidDel="00000000" w:rsidP="00000000" w:rsidRDefault="00000000" w:rsidRPr="00000000" w14:paraId="00000058">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des Herstellers.</w:t>
      </w:r>
    </w:p>
    <w:p w:rsidR="00000000" w:rsidDel="00000000" w:rsidP="00000000" w:rsidRDefault="00000000" w:rsidRPr="00000000" w14:paraId="00000059">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Dienstleistungserbringer, die in den Anwendungsbereich des EAA fallen.</w:t>
      </w:r>
    </w:p>
    <w:p w:rsidR="00000000" w:rsidDel="00000000" w:rsidP="00000000" w:rsidRDefault="00000000" w:rsidRPr="00000000" w14:paraId="0000005C">
      <w:pPr>
        <w:numPr>
          <w:ilvl w:val="0"/>
          <w:numId w:val="13"/>
        </w:numPr>
        <w:spacing w:after="240" w:lineRule="auto"/>
        <w:ind w:left="720" w:hanging="360"/>
        <w:rPr>
          <w:u w:val="none"/>
        </w:rPr>
      </w:pPr>
      <w:r w:rsidDel="00000000" w:rsidR="00000000" w:rsidRPr="00000000">
        <w:rPr>
          <w:rtl w:val="0"/>
        </w:rPr>
        <w:t xml:space="preserve">Sie wissen, welche Informationen von Dienstleistungserbringern bereitgestellt werden müssen und in welcher Weise dies geschehen muss.</w:t>
      </w:r>
    </w:p>
    <w:p w:rsidR="00000000" w:rsidDel="00000000" w:rsidP="00000000" w:rsidRDefault="00000000" w:rsidRPr="00000000" w14:paraId="0000005D">
      <w:pPr>
        <w:rPr/>
      </w:pPr>
      <w:r w:rsidDel="00000000" w:rsidR="00000000" w:rsidRPr="00000000">
        <w:rPr>
          <w:b w:val="1"/>
          <w:rtl w:val="0"/>
        </w:rPr>
        <w:t xml:space="preserve">Ressourcen:</w:t>
      </w:r>
      <w:r w:rsidDel="00000000" w:rsidR="00000000" w:rsidRPr="00000000">
        <w:rPr>
          <w:rtl w:val="0"/>
        </w:rPr>
        <w:t xml:space="preserve"> </w:t>
      </w:r>
      <w:hyperlink r:id="rId20">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5E">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5F">
      <w:pPr>
        <w:rPr>
          <w:b w:val="1"/>
        </w:rPr>
      </w:pPr>
      <w:r w:rsidDel="00000000" w:rsidR="00000000" w:rsidRPr="00000000">
        <w:rPr>
          <w:b w:val="1"/>
          <w:rtl w:val="0"/>
        </w:rPr>
        <w:t xml:space="preserve">Lernziele:</w:t>
      </w:r>
    </w:p>
    <w:p w:rsidR="00000000" w:rsidDel="00000000" w:rsidP="00000000" w:rsidRDefault="00000000" w:rsidRPr="00000000" w14:paraId="00000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2">
      <w:pPr>
        <w:numPr>
          <w:ilvl w:val="0"/>
          <w:numId w:val="34"/>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3">
      <w:pPr>
        <w:rPr/>
      </w:pPr>
      <w:r w:rsidDel="00000000" w:rsidR="00000000" w:rsidRPr="00000000">
        <w:rPr>
          <w:b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4">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Lernziele:</w:t>
      </w:r>
    </w:p>
    <w:p w:rsidR="00000000" w:rsidDel="00000000" w:rsidP="00000000" w:rsidRDefault="00000000" w:rsidRPr="00000000" w14:paraId="00000066">
      <w:pPr>
        <w:numPr>
          <w:ilvl w:val="0"/>
          <w:numId w:val="32"/>
        </w:numPr>
        <w:ind w:left="720" w:hanging="360"/>
        <w:rPr>
          <w:u w:val="none"/>
        </w:rPr>
      </w:pPr>
      <w:r w:rsidDel="00000000" w:rsidR="00000000" w:rsidRPr="00000000">
        <w:rPr>
          <w:rFonts w:ascii="Roboto" w:cs="Roboto" w:eastAsia="Roboto" w:hAnsi="Roboto"/>
          <w:color w:val="444746"/>
          <w:sz w:val="21"/>
          <w:szCs w:val="21"/>
          <w:rtl w:val="0"/>
        </w:rPr>
        <w:t xml:space="preserve">Sie kennen die Rechte von Verbraucherinnen und Verbrauchern bei Nicht-Konformität von Produkten und Dienstleistungen gemäß EAA und wissen, an welche Stellen sie sich wenden können.</w:t>
      </w:r>
      <w:r w:rsidDel="00000000" w:rsidR="00000000" w:rsidRPr="00000000">
        <w:rPr>
          <w:rtl w:val="0"/>
        </w:rPr>
      </w:r>
    </w:p>
    <w:p w:rsidR="00000000" w:rsidDel="00000000" w:rsidP="00000000" w:rsidRDefault="00000000" w:rsidRPr="00000000" w14:paraId="00000067">
      <w:pPr>
        <w:rPr/>
      </w:pPr>
      <w:sdt>
        <w:sdtPr>
          <w:id w:val="-914029802"/>
          <w:tag w:val="goog_rdk_13"/>
        </w:sdtPr>
        <w:sdtContent>
          <w:commentRangeStart w:id="5"/>
        </w:sdtContent>
      </w:sdt>
      <w:sdt>
        <w:sdtPr>
          <w:id w:val="-2104152370"/>
          <w:tag w:val="goog_rdk_14"/>
        </w:sdtPr>
        <w:sdtContent>
          <w:commentRangeStart w:id="6"/>
        </w:sdtContent>
      </w:sdt>
      <w:r w:rsidDel="00000000" w:rsidR="00000000" w:rsidRPr="00000000">
        <w:rPr>
          <w:b w:val="1"/>
          <w:rtl w:val="0"/>
        </w:rPr>
        <w:t xml:space="preserve">Ressourcen:</w:t>
      </w:r>
      <w:r w:rsidDel="00000000" w:rsidR="00000000" w:rsidRPr="00000000">
        <w:rPr>
          <w:rtl w:val="0"/>
        </w:rPr>
        <w:t xml:space="preserve"> </w:t>
      </w:r>
      <w:commentRangeEnd w:id="5"/>
      <w:r w:rsidDel="00000000" w:rsidR="00000000" w:rsidRPr="00000000">
        <w:commentReference w:id="5"/>
      </w:r>
      <w:commentRangeEnd w:id="6"/>
      <w:r w:rsidDel="00000000" w:rsidR="00000000" w:rsidRPr="00000000">
        <w:commentReference w:id="6"/>
      </w:r>
      <w:hyperlink r:id="rId22">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8">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A">
      <w:pPr>
        <w:rPr/>
      </w:pPr>
      <w:r w:rsidDel="00000000" w:rsidR="00000000" w:rsidRPr="00000000">
        <w:rPr>
          <w:rtl w:val="0"/>
        </w:rPr>
        <w:t xml:space="preserve">Ressourcen für </w:t>
      </w:r>
    </w:p>
    <w:p w:rsidR="00000000" w:rsidDel="00000000" w:rsidP="00000000" w:rsidRDefault="00000000" w:rsidRPr="00000000" w14:paraId="0000006B">
      <w:pPr>
        <w:rPr/>
      </w:pPr>
      <w:r w:rsidDel="00000000" w:rsidR="00000000" w:rsidRPr="00000000">
        <w:rPr>
          <w:b w:val="1"/>
          <w:rtl w:val="0"/>
        </w:rPr>
        <w:t xml:space="preserve">Ressourcen für Modul 3 (alle Untermodule):</w:t>
      </w:r>
      <w:r w:rsidDel="00000000" w:rsidR="00000000" w:rsidRPr="00000000">
        <w:rPr>
          <w:rtl w:val="0"/>
        </w:rPr>
        <w:t xml:space="preserve"> </w:t>
      </w:r>
      <w:hyperlink r:id="rId23">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6C">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6D">
      <w:pPr>
        <w:rPr>
          <w:b w:val="1"/>
        </w:rPr>
      </w:pPr>
      <w:r w:rsidDel="00000000" w:rsidR="00000000" w:rsidRPr="00000000">
        <w:rPr>
          <w:b w:val="1"/>
          <w:rtl w:val="0"/>
        </w:rPr>
        <w:t xml:space="preserve">Lernziele:</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70">
      <w:pPr>
        <w:rPr/>
      </w:pPr>
      <w:r w:rsidDel="00000000" w:rsidR="00000000" w:rsidRPr="00000000">
        <w:rPr>
          <w:b w:val="1"/>
          <w:rtl w:val="0"/>
        </w:rPr>
        <w:t xml:space="preserve">Ressourcen:</w:t>
      </w:r>
      <w:r w:rsidDel="00000000" w:rsidR="00000000" w:rsidRPr="00000000">
        <w:rPr>
          <w:rtl w:val="0"/>
        </w:rPr>
        <w:t xml:space="preserve"> </w:t>
      </w:r>
      <w:hyperlink r:id="rId24">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1">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2">
      <w:pPr>
        <w:rPr>
          <w:b w:val="1"/>
        </w:rPr>
      </w:pPr>
      <w:r w:rsidDel="00000000" w:rsidR="00000000" w:rsidRPr="00000000">
        <w:rPr>
          <w:b w:val="1"/>
          <w:rtl w:val="0"/>
        </w:rPr>
        <w:t xml:space="preserve">Lernziele:</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5">
      <w:pPr>
        <w:rPr/>
      </w:pPr>
      <w:r w:rsidDel="00000000" w:rsidR="00000000" w:rsidRPr="00000000">
        <w:rPr>
          <w:b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6">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7">
      <w:pPr>
        <w:rPr>
          <w:b w:val="1"/>
        </w:rPr>
      </w:pPr>
      <w:r w:rsidDel="00000000" w:rsidR="00000000" w:rsidRPr="00000000">
        <w:rPr>
          <w:b w:val="1"/>
          <w:rtl w:val="0"/>
        </w:rPr>
        <w:t xml:space="preserve">Lernziele:</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B">
      <w:pPr>
        <w:rPr/>
      </w:pPr>
      <w:r w:rsidDel="00000000" w:rsidR="00000000" w:rsidRPr="00000000">
        <w:rPr>
          <w:b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7C">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7D">
      <w:pPr>
        <w:rPr>
          <w:b w:val="1"/>
        </w:rPr>
      </w:pPr>
      <w:r w:rsidDel="00000000" w:rsidR="00000000" w:rsidRPr="00000000">
        <w:rPr>
          <w:b w:val="1"/>
          <w:rtl w:val="0"/>
        </w:rPr>
        <w:t xml:space="preserve">Lernziele:</w:t>
      </w:r>
    </w:p>
    <w:p w:rsidR="00000000" w:rsidDel="00000000" w:rsidP="00000000" w:rsidRDefault="00000000" w:rsidRPr="00000000" w14:paraId="0000007E">
      <w:pPr>
        <w:numPr>
          <w:ilvl w:val="0"/>
          <w:numId w:val="28"/>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7F">
      <w:pPr>
        <w:numPr>
          <w:ilvl w:val="0"/>
          <w:numId w:val="28"/>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80">
      <w:pPr>
        <w:numPr>
          <w:ilvl w:val="0"/>
          <w:numId w:val="28"/>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1">
      <w:pPr>
        <w:numPr>
          <w:ilvl w:val="0"/>
          <w:numId w:val="28"/>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2">
      <w:pPr>
        <w:numPr>
          <w:ilvl w:val="0"/>
          <w:numId w:val="28"/>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b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4">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5">
      <w:pPr>
        <w:rPr>
          <w:b w:val="1"/>
        </w:rPr>
      </w:pPr>
      <w:r w:rsidDel="00000000" w:rsidR="00000000" w:rsidRPr="00000000">
        <w:rPr>
          <w:b w:val="1"/>
          <w:rtl w:val="0"/>
        </w:rPr>
        <w:t xml:space="preserve">Lernziele:</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b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B">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8C">
      <w:pPr>
        <w:rPr>
          <w:b w:val="1"/>
        </w:rPr>
      </w:pPr>
      <w:r w:rsidDel="00000000" w:rsidR="00000000" w:rsidRPr="00000000">
        <w:rPr>
          <w:b w:val="1"/>
          <w:rtl w:val="0"/>
        </w:rPr>
        <w:t xml:space="preserve">Lernziele:</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8F">
      <w:pPr>
        <w:rPr/>
      </w:pPr>
      <w:r w:rsidDel="00000000" w:rsidR="00000000" w:rsidRPr="00000000">
        <w:rPr>
          <w:b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90">
      <w:pPr>
        <w:pStyle w:val="Heading1"/>
        <w:spacing w:line="276" w:lineRule="auto"/>
        <w:rPr/>
      </w:pPr>
      <w:bookmarkStart w:colFirst="0" w:colLast="0" w:name="_heading=h.nzlsxo7j7t7n" w:id="21"/>
      <w:bookmarkEnd w:id="2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1">
      <w:pPr>
        <w:rPr/>
      </w:pPr>
      <w:r w:rsidDel="00000000" w:rsidR="00000000" w:rsidRPr="00000000">
        <w:rPr>
          <w:rtl w:val="0"/>
        </w:rPr>
        <w:t xml:space="preserve">Der EAA unterscheidet zwischen Produkten und Dienstleistungen. Die vom EAA definierten Dienstleistungskategorien und ihre Unterstützungsdienste werden in Modul 4 behandelt.</w:t>
      </w:r>
    </w:p>
    <w:p w:rsidR="00000000" w:rsidDel="00000000" w:rsidP="00000000" w:rsidRDefault="00000000" w:rsidRPr="00000000" w14:paraId="00000092">
      <w:pPr>
        <w:rPr/>
      </w:pPr>
      <w:r w:rsidDel="00000000" w:rsidR="00000000" w:rsidRPr="00000000">
        <w:rPr>
          <w:b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3">
      <w:pPr>
        <w:pStyle w:val="Heading2"/>
        <w:spacing w:after="120" w:before="360" w:line="276" w:lineRule="auto"/>
        <w:rPr>
          <w:sz w:val="32"/>
          <w:szCs w:val="32"/>
        </w:rPr>
      </w:pPr>
      <w:bookmarkStart w:colFirst="0" w:colLast="0" w:name="_heading=h.209dckasmhlm" w:id="22"/>
      <w:bookmarkEnd w:id="22"/>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Lernziele:</w:t>
      </w:r>
    </w:p>
    <w:p w:rsidR="00000000" w:rsidDel="00000000" w:rsidP="00000000" w:rsidRDefault="00000000" w:rsidRPr="00000000" w14:paraId="00000095">
      <w:pPr>
        <w:widowControl w:val="0"/>
        <w:numPr>
          <w:ilvl w:val="0"/>
          <w:numId w:val="24"/>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6">
      <w:pPr>
        <w:widowControl w:val="0"/>
        <w:numPr>
          <w:ilvl w:val="0"/>
          <w:numId w:val="24"/>
        </w:numPr>
        <w:ind w:left="720" w:hanging="360"/>
      </w:pPr>
      <w:r w:rsidDel="00000000" w:rsidR="00000000" w:rsidRPr="00000000">
        <w:rPr>
          <w:rtl w:val="0"/>
        </w:rPr>
        <w:t xml:space="preserve">Sie verstehen die allgemeinen und besonderen Barrierefreiheitsanforderungen für Dienstleistungen im elektronischen Geschäftsverkehr und Unterstützungsdienste sowie die dazu relevanten Kommunikationskanäle (EAA Anhang I).</w:t>
      </w:r>
    </w:p>
    <w:p w:rsidR="00000000" w:rsidDel="00000000" w:rsidP="00000000" w:rsidRDefault="00000000" w:rsidRPr="00000000" w14:paraId="00000097">
      <w:pPr>
        <w:widowControl w:val="0"/>
        <w:numPr>
          <w:ilvl w:val="0"/>
          <w:numId w:val="24"/>
        </w:numPr>
        <w:ind w:left="720" w:hanging="360"/>
      </w:pPr>
      <w:r w:rsidDel="00000000" w:rsidR="00000000" w:rsidRPr="00000000">
        <w:rPr>
          <w:rtl w:val="0"/>
        </w:rPr>
        <w:t xml:space="preserve">Sie verstehen die Relevanz und Bedeutung der Barrierefreiheit von E-Commerce-Plattformen und Unterstützungsdienste, einschließlich Nachbetreuung und Kundenkommunikation.</w:t>
      </w:r>
    </w:p>
    <w:p w:rsidR="00000000" w:rsidDel="00000000" w:rsidP="00000000" w:rsidRDefault="00000000" w:rsidRPr="00000000" w14:paraId="00000098">
      <w:pPr>
        <w:rPr/>
      </w:pPr>
      <w:r w:rsidDel="00000000" w:rsidR="00000000" w:rsidRPr="00000000">
        <w:rPr>
          <w:b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9">
      <w:pPr>
        <w:pStyle w:val="Heading2"/>
        <w:spacing w:after="120" w:before="360" w:line="276" w:lineRule="auto"/>
        <w:rPr/>
      </w:pPr>
      <w:bookmarkStart w:colFirst="0" w:colLast="0" w:name="_heading=h.jz5v83gczuu6" w:id="23"/>
      <w:bookmarkEnd w:id="23"/>
      <w:r w:rsidDel="00000000" w:rsidR="00000000" w:rsidRPr="00000000">
        <w:rPr>
          <w:rtl w:val="0"/>
        </w:rPr>
        <w:t xml:space="preserve">4.2 Telekommunikationsdienste</w:t>
      </w:r>
    </w:p>
    <w:p w:rsidR="00000000" w:rsidDel="00000000" w:rsidP="00000000" w:rsidRDefault="00000000" w:rsidRPr="00000000" w14:paraId="0000009A">
      <w:pPr>
        <w:rPr>
          <w:b w:val="1"/>
        </w:rPr>
      </w:pPr>
      <w:r w:rsidDel="00000000" w:rsidR="00000000" w:rsidRPr="00000000">
        <w:rPr>
          <w:b w:val="1"/>
          <w:rtl w:val="0"/>
        </w:rPr>
        <w:t xml:space="preserve">Lernziele:</w:t>
      </w:r>
    </w:p>
    <w:p w:rsidR="00000000" w:rsidDel="00000000" w:rsidP="00000000" w:rsidRDefault="00000000" w:rsidRPr="00000000" w14:paraId="0000009B">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9C">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9D">
      <w:pPr>
        <w:widowControl w:val="0"/>
        <w:numPr>
          <w:ilvl w:val="0"/>
          <w:numId w:val="16"/>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9E">
      <w:pPr>
        <w:widowControl w:val="0"/>
        <w:numPr>
          <w:ilvl w:val="0"/>
          <w:numId w:val="16"/>
        </w:numPr>
        <w:ind w:left="720" w:hanging="360"/>
        <w:rPr>
          <w:u w:val="none"/>
        </w:rPr>
      </w:pPr>
      <w:r w:rsidDel="00000000" w:rsidR="00000000" w:rsidRPr="00000000">
        <w:rPr>
          <w:rtl w:val="0"/>
        </w:rPr>
        <w:t xml:space="preserve">Sie verstehen das Prinzip von “Total Conversation”.</w:t>
      </w:r>
    </w:p>
    <w:p w:rsidR="00000000" w:rsidDel="00000000" w:rsidP="00000000" w:rsidRDefault="00000000" w:rsidRPr="00000000" w14:paraId="0000009F">
      <w:pPr>
        <w:rPr/>
      </w:pPr>
      <w:r w:rsidDel="00000000" w:rsidR="00000000" w:rsidRPr="00000000">
        <w:rPr>
          <w:b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4.2”</w:t>
        </w:r>
      </w:hyperlink>
      <w:r w:rsidDel="00000000" w:rsidR="00000000" w:rsidRPr="00000000">
        <w:rPr>
          <w:rtl w:val="0"/>
        </w:rPr>
      </w:r>
    </w:p>
    <w:p w:rsidR="00000000" w:rsidDel="00000000" w:rsidP="00000000" w:rsidRDefault="00000000" w:rsidRPr="00000000" w14:paraId="000000A0">
      <w:pPr>
        <w:pStyle w:val="Heading2"/>
        <w:spacing w:after="120" w:before="360" w:line="276" w:lineRule="auto"/>
        <w:rPr/>
      </w:pPr>
      <w:bookmarkStart w:colFirst="0" w:colLast="0" w:name="_heading=h.guz272k7hsww" w:id="24"/>
      <w:bookmarkEnd w:id="24"/>
      <w:r w:rsidDel="00000000" w:rsidR="00000000" w:rsidRPr="00000000">
        <w:rPr>
          <w:rtl w:val="0"/>
        </w:rPr>
        <w:t xml:space="preserve">4.3 Elemente von Personenbeförderungsdiensten</w:t>
      </w:r>
    </w:p>
    <w:p w:rsidR="00000000" w:rsidDel="00000000" w:rsidP="00000000" w:rsidRDefault="00000000" w:rsidRPr="00000000" w14:paraId="000000A1">
      <w:pPr>
        <w:rPr>
          <w:b w:val="1"/>
        </w:rPr>
      </w:pPr>
      <w:r w:rsidDel="00000000" w:rsidR="00000000" w:rsidRPr="00000000">
        <w:rPr>
          <w:b w:val="1"/>
          <w:rtl w:val="0"/>
        </w:rPr>
        <w:t xml:space="preserve">Lernziele:</w:t>
      </w:r>
    </w:p>
    <w:p w:rsidR="00000000" w:rsidDel="00000000" w:rsidP="00000000" w:rsidRDefault="00000000" w:rsidRPr="00000000" w14:paraId="000000A2">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3">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4">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5">
      <w:pPr>
        <w:rPr/>
      </w:pPr>
      <w:r w:rsidDel="00000000" w:rsidR="00000000" w:rsidRPr="00000000">
        <w:rPr>
          <w:b w:val="1"/>
          <w:rtl w:val="0"/>
        </w:rPr>
        <w:t xml:space="preserve">Ressourcen:</w:t>
      </w:r>
      <w:r w:rsidDel="00000000" w:rsidR="00000000" w:rsidRPr="00000000">
        <w:rPr>
          <w:rtl w:val="0"/>
        </w:rPr>
        <w:t xml:space="preserve"> </w:t>
      </w:r>
      <w:hyperlink r:id="rId33">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6">
      <w:pPr>
        <w:pStyle w:val="Heading2"/>
        <w:spacing w:after="120" w:before="360" w:line="276" w:lineRule="auto"/>
        <w:rPr/>
      </w:pPr>
      <w:bookmarkStart w:colFirst="0" w:colLast="0" w:name="_heading=h.yue3as7pfuo3" w:id="25"/>
      <w:bookmarkEnd w:id="25"/>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Lernziele:</w:t>
      </w:r>
    </w:p>
    <w:p w:rsidR="00000000" w:rsidDel="00000000" w:rsidP="00000000" w:rsidRDefault="00000000" w:rsidRPr="00000000" w14:paraId="000000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 im Kontext des EAAs sind.</w:t>
      </w:r>
    </w:p>
    <w:p w:rsidR="00000000" w:rsidDel="00000000" w:rsidP="00000000" w:rsidRDefault="00000000" w:rsidRPr="00000000" w14:paraId="000000A9">
      <w:pPr>
        <w:widowControl w:val="0"/>
        <w:numPr>
          <w:ilvl w:val="0"/>
          <w:numId w:val="31"/>
        </w:numPr>
        <w:ind w:left="720" w:hanging="360"/>
      </w:pPr>
      <w:r w:rsidDel="00000000" w:rsidR="00000000" w:rsidRPr="00000000">
        <w:rPr>
          <w:rtl w:val="0"/>
        </w:rPr>
        <w:t xml:space="preserve">Sie kennen relevante Beispiele für Bankdienstleistungen für Verbraucher.</w:t>
      </w:r>
    </w:p>
    <w:p w:rsidR="00000000" w:rsidDel="00000000" w:rsidP="00000000" w:rsidRDefault="00000000" w:rsidRPr="00000000" w14:paraId="000000AA">
      <w:pPr>
        <w:widowControl w:val="0"/>
        <w:numPr>
          <w:ilvl w:val="0"/>
          <w:numId w:val="31"/>
        </w:numPr>
        <w:ind w:left="720" w:hanging="360"/>
      </w:pPr>
      <w:r w:rsidDel="00000000" w:rsidR="00000000" w:rsidRPr="00000000">
        <w:rPr>
          <w:rtl w:val="0"/>
        </w:rPr>
        <w:t xml:space="preserve">Sie verstehen die allgemeinen und besonderen Barrierefreiheitsanforderungen für Bankdienstleistungen für Verbraucher (EAA Anhang I).</w:t>
      </w:r>
    </w:p>
    <w:p w:rsidR="00000000" w:rsidDel="00000000" w:rsidP="00000000" w:rsidRDefault="00000000" w:rsidRPr="00000000" w14:paraId="000000AB">
      <w:pPr>
        <w:rPr/>
      </w:pPr>
      <w:r w:rsidDel="00000000" w:rsidR="00000000" w:rsidRPr="00000000">
        <w:rPr>
          <w:b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AC">
      <w:pPr>
        <w:pStyle w:val="Heading2"/>
        <w:spacing w:after="120" w:before="360" w:line="276" w:lineRule="auto"/>
        <w:rPr/>
      </w:pPr>
      <w:bookmarkStart w:colFirst="0" w:colLast="0" w:name="_heading=h.28i1h0d5c3t8" w:id="26"/>
      <w:bookmarkEnd w:id="26"/>
      <w:r w:rsidDel="00000000" w:rsidR="00000000" w:rsidRPr="00000000">
        <w:rPr>
          <w:rtl w:val="0"/>
        </w:rPr>
        <w:t xml:space="preserve">4.5 Dienstleistungen für den Zugang zu audiovisuellen Mediendiensten</w:t>
      </w:r>
    </w:p>
    <w:p w:rsidR="00000000" w:rsidDel="00000000" w:rsidP="00000000" w:rsidRDefault="00000000" w:rsidRPr="00000000" w14:paraId="000000AD">
      <w:pPr>
        <w:rPr>
          <w:b w:val="1"/>
        </w:rPr>
      </w:pPr>
      <w:r w:rsidDel="00000000" w:rsidR="00000000" w:rsidRPr="00000000">
        <w:rPr>
          <w:b w:val="1"/>
          <w:rtl w:val="0"/>
        </w:rPr>
        <w:t xml:space="preserve">Lernziele:</w:t>
      </w:r>
    </w:p>
    <w:p w:rsidR="00000000" w:rsidDel="00000000" w:rsidP="00000000" w:rsidRDefault="00000000" w:rsidRPr="00000000" w14:paraId="000000AE">
      <w:pPr>
        <w:numPr>
          <w:ilvl w:val="0"/>
          <w:numId w:val="19"/>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AF">
      <w:pPr>
        <w:widowControl w:val="0"/>
        <w:numPr>
          <w:ilvl w:val="0"/>
          <w:numId w:val="19"/>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B0">
      <w:pPr>
        <w:widowControl w:val="0"/>
        <w:numPr>
          <w:ilvl w:val="0"/>
          <w:numId w:val="19"/>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1">
      <w:pPr>
        <w:rPr/>
      </w:pPr>
      <w:r w:rsidDel="00000000" w:rsidR="00000000" w:rsidRPr="00000000">
        <w:rPr>
          <w:b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2">
      <w:pPr>
        <w:pStyle w:val="Heading2"/>
        <w:spacing w:after="120" w:before="360" w:line="276" w:lineRule="auto"/>
        <w:rPr/>
      </w:pPr>
      <w:bookmarkStart w:colFirst="0" w:colLast="0" w:name="_heading=h.nl3glkjjqtii" w:id="27"/>
      <w:bookmarkEnd w:id="27"/>
      <w:r w:rsidDel="00000000" w:rsidR="00000000" w:rsidRPr="00000000">
        <w:rPr>
          <w:rtl w:val="0"/>
        </w:rPr>
        <w:t xml:space="preserve">4.6 E-Books</w:t>
      </w:r>
    </w:p>
    <w:p w:rsidR="00000000" w:rsidDel="00000000" w:rsidP="00000000" w:rsidRDefault="00000000" w:rsidRPr="00000000" w14:paraId="000000B3">
      <w:pPr>
        <w:rPr>
          <w:b w:val="1"/>
        </w:rPr>
      </w:pPr>
      <w:r w:rsidDel="00000000" w:rsidR="00000000" w:rsidRPr="00000000">
        <w:rPr>
          <w:b w:val="1"/>
          <w:rtl w:val="0"/>
        </w:rPr>
        <w:t xml:space="preserve">Lernziele:</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8">
      <w:pPr>
        <w:rPr/>
      </w:pPr>
      <w:r w:rsidDel="00000000" w:rsidR="00000000" w:rsidRPr="00000000">
        <w:rPr>
          <w:b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4.6”</w:t>
        </w:r>
      </w:hyperlink>
      <w:r w:rsidDel="00000000" w:rsidR="00000000" w:rsidRPr="00000000">
        <w:rPr>
          <w:rtl w:val="0"/>
        </w:rPr>
      </w:r>
    </w:p>
    <w:p w:rsidR="00000000" w:rsidDel="00000000" w:rsidP="00000000" w:rsidRDefault="00000000" w:rsidRPr="00000000" w14:paraId="000000B9">
      <w:pPr>
        <w:pStyle w:val="Heading2"/>
        <w:spacing w:line="276" w:lineRule="auto"/>
        <w:rPr/>
      </w:pPr>
      <w:bookmarkStart w:colFirst="0" w:colLast="0" w:name="_heading=h.1fxwuliiy7gq" w:id="28"/>
      <w:bookmarkEnd w:id="28"/>
      <w:r w:rsidDel="00000000" w:rsidR="00000000" w:rsidRPr="00000000">
        <w:rPr>
          <w:rtl w:val="0"/>
        </w:rPr>
        <w:t xml:space="preserve">4.7 Unterstützungsdienste</w:t>
      </w: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Lernziele:</w:t>
      </w:r>
    </w:p>
    <w:p w:rsidR="00000000" w:rsidDel="00000000" w:rsidP="00000000" w:rsidRDefault="00000000" w:rsidRPr="00000000" w14:paraId="000000BB">
      <w:pPr>
        <w:numPr>
          <w:ilvl w:val="0"/>
          <w:numId w:val="15"/>
        </w:numPr>
        <w:ind w:left="720" w:hanging="360"/>
      </w:pPr>
      <w:r w:rsidDel="00000000" w:rsidR="00000000" w:rsidRPr="00000000">
        <w:rPr>
          <w:rtl w:val="0"/>
        </w:rPr>
        <w:t xml:space="preserve">Sie wissen, was Unterstützungsdienste im Kontext des EAAs sind.</w:t>
      </w:r>
    </w:p>
    <w:p w:rsidR="00000000" w:rsidDel="00000000" w:rsidP="00000000" w:rsidRDefault="00000000" w:rsidRPr="00000000" w14:paraId="000000BC">
      <w:pPr>
        <w:numPr>
          <w:ilvl w:val="0"/>
          <w:numId w:val="15"/>
        </w:numPr>
        <w:ind w:left="720" w:hanging="360"/>
        <w:rPr>
          <w:u w:val="none"/>
        </w:rPr>
      </w:pPr>
      <w:r w:rsidDel="00000000" w:rsidR="00000000" w:rsidRPr="00000000">
        <w:rPr>
          <w:rtl w:val="0"/>
        </w:rPr>
        <w:t xml:space="preserve">Sie kennen die Anforderungen an Unterstützungsdienste.</w:t>
      </w:r>
    </w:p>
    <w:p w:rsidR="00000000" w:rsidDel="00000000" w:rsidP="00000000" w:rsidRDefault="00000000" w:rsidRPr="00000000" w14:paraId="000000BD">
      <w:pPr>
        <w:rPr/>
      </w:pPr>
      <w:r w:rsidDel="00000000" w:rsidR="00000000" w:rsidRPr="00000000">
        <w:rPr>
          <w:b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4.7”</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spacing w:line="276" w:lineRule="auto"/>
        <w:rPr/>
      </w:pPr>
      <w:bookmarkStart w:colFirst="0" w:colLast="0" w:name="_heading=h.ps9gx8nb5gdw" w:id="29"/>
      <w:bookmarkEnd w:id="29"/>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C0">
      <w:pPr>
        <w:rPr/>
      </w:pPr>
      <w:r w:rsidDel="00000000" w:rsidR="00000000" w:rsidRPr="00000000">
        <w:rPr>
          <w:rtl w:val="0"/>
        </w:rPr>
        <w:t xml:space="preserve">Dokumente und Videos können vom EAA betroffen sein, wenn sie im Zusammenhang mit E-Commerce oder anderer relevanten Dienstleistungen stehen. Dieses Modul gibt einen Überblick über PDF-, Word- und InDesign-Dokumente sowie Videos.</w:t>
      </w:r>
    </w:p>
    <w:p w:rsidR="00000000" w:rsidDel="00000000" w:rsidP="00000000" w:rsidRDefault="00000000" w:rsidRPr="00000000" w14:paraId="000000C1">
      <w:pPr>
        <w:rPr/>
      </w:pPr>
      <w:r w:rsidDel="00000000" w:rsidR="00000000" w:rsidRPr="00000000">
        <w:rPr>
          <w:b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w:t>
        </w:r>
      </w:hyperlink>
      <w:r w:rsidDel="00000000" w:rsidR="00000000" w:rsidRPr="00000000">
        <w:rPr>
          <w:rtl w:val="0"/>
        </w:rPr>
      </w:r>
    </w:p>
    <w:p w:rsidR="00000000" w:rsidDel="00000000" w:rsidP="00000000" w:rsidRDefault="00000000" w:rsidRPr="00000000" w14:paraId="000000C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0"/>
      <w:bookmarkEnd w:id="30"/>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3">
      <w:pPr>
        <w:rPr>
          <w:b w:val="1"/>
        </w:rPr>
      </w:pPr>
      <w:r w:rsidDel="00000000" w:rsidR="00000000" w:rsidRPr="00000000">
        <w:rPr>
          <w:b w:val="1"/>
          <w:rtl w:val="0"/>
        </w:rPr>
        <w:t xml:space="preserve">Lernziele:</w:t>
      </w:r>
    </w:p>
    <w:p w:rsidR="00000000" w:rsidDel="00000000" w:rsidP="00000000" w:rsidRDefault="00000000" w:rsidRPr="00000000" w14:paraId="000000C4">
      <w:pPr>
        <w:numPr>
          <w:ilvl w:val="0"/>
          <w:numId w:val="25"/>
        </w:numPr>
        <w:ind w:left="720" w:hanging="360"/>
      </w:pPr>
      <w:r w:rsidDel="00000000" w:rsidR="00000000" w:rsidRPr="00000000">
        <w:rPr>
          <w:rtl w:val="0"/>
        </w:rPr>
        <w:t xml:space="preserve">Sie kennen den aktuell anwendbaren PDF/UA-Standard.</w:t>
      </w:r>
    </w:p>
    <w:p w:rsidR="00000000" w:rsidDel="00000000" w:rsidP="00000000" w:rsidRDefault="00000000" w:rsidRPr="00000000" w14:paraId="000000C5">
      <w:pPr>
        <w:numPr>
          <w:ilvl w:val="0"/>
          <w:numId w:val="25"/>
        </w:numPr>
        <w:ind w:left="720" w:hanging="360"/>
      </w:pPr>
      <w:r w:rsidDel="00000000" w:rsidR="00000000" w:rsidRPr="00000000">
        <w:rPr>
          <w:rtl w:val="0"/>
        </w:rPr>
        <w:t xml:space="preserve">Sie kennen die Beziehung zwischen dem PDF-Standard und dem PDF/UA-Standard.</w:t>
      </w:r>
    </w:p>
    <w:p w:rsidR="00000000" w:rsidDel="00000000" w:rsidP="00000000" w:rsidRDefault="00000000" w:rsidRPr="00000000" w14:paraId="000000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8">
      <w:pPr>
        <w:rPr/>
      </w:pPr>
      <w:r w:rsidDel="00000000" w:rsidR="00000000" w:rsidRPr="00000000">
        <w:rPr>
          <w:b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9">
      <w:pPr>
        <w:pStyle w:val="Heading2"/>
        <w:rPr/>
      </w:pPr>
      <w:bookmarkStart w:colFirst="0" w:colLast="0" w:name="_heading=h.4blgu19t6yf0" w:id="31"/>
      <w:bookmarkEnd w:id="31"/>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A">
      <w:pPr>
        <w:rPr>
          <w:b w:val="1"/>
        </w:rPr>
      </w:pPr>
      <w:r w:rsidDel="00000000" w:rsidR="00000000" w:rsidRPr="00000000">
        <w:rPr>
          <w:b w:val="1"/>
          <w:rtl w:val="0"/>
        </w:rPr>
        <w:t xml:space="preserve">Lernziele:</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CC">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w:t>
      </w:r>
      <w:sdt>
        <w:sdtPr>
          <w:id w:val="2129561817"/>
          <w:tag w:val="goog_rdk_15"/>
        </w:sdtPr>
        <w:sdtContent>
          <w:ins w:author="Joschi Kuphal" w:id="6" w:date="2025-09-12T18:20:05Z">
            <w:r w:rsidDel="00000000" w:rsidR="00000000" w:rsidRPr="00000000">
              <w:rPr>
                <w:rtl w:val="0"/>
              </w:rPr>
              <w:t xml:space="preserve"> und können ihre Ausgaben interpretieren</w:t>
            </w:r>
          </w:ins>
        </w:sdtContent>
      </w:sdt>
      <w:r w:rsidDel="00000000" w:rsidR="00000000" w:rsidRPr="00000000">
        <w:rPr>
          <w:rtl w:val="0"/>
        </w:rPr>
        <w:t xml:space="preserve">. </w:t>
      </w:r>
    </w:p>
    <w:p w:rsidR="00000000" w:rsidDel="00000000" w:rsidP="00000000" w:rsidRDefault="00000000" w:rsidRPr="00000000" w14:paraId="000000CD">
      <w:pPr>
        <w:numPr>
          <w:ilvl w:val="0"/>
          <w:numId w:val="11"/>
        </w:numPr>
        <w:ind w:left="720" w:hanging="360"/>
        <w:rPr>
          <w:u w:val="none"/>
        </w:rPr>
      </w:pPr>
      <w:r w:rsidDel="00000000" w:rsidR="00000000" w:rsidRPr="00000000">
        <w:rPr>
          <w:rtl w:val="0"/>
        </w:rPr>
        <w:t xml:space="preserve">Sie wissen um die Grenzen von Word beim Export in andere barrierefreie Formate, wie z.B. PDF oder EPUB.</w:t>
      </w:r>
    </w:p>
    <w:p w:rsidR="00000000" w:rsidDel="00000000" w:rsidP="00000000" w:rsidRDefault="00000000" w:rsidRPr="00000000" w14:paraId="000000CE">
      <w:pPr>
        <w:rPr/>
      </w:pPr>
      <w:r w:rsidDel="00000000" w:rsidR="00000000" w:rsidRPr="00000000">
        <w:rPr>
          <w:b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C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2"/>
      <w:bookmarkEnd w:id="3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D0">
      <w:pPr>
        <w:rPr>
          <w:b w:val="1"/>
        </w:rPr>
      </w:pPr>
      <w:r w:rsidDel="00000000" w:rsidR="00000000" w:rsidRPr="00000000">
        <w:rPr>
          <w:b w:val="1"/>
          <w:rtl w:val="0"/>
        </w:rPr>
        <w:t xml:space="preserve">Lernziele:</w:t>
      </w:r>
    </w:p>
    <w:sdt>
      <w:sdtPr>
        <w:id w:val="-863460075"/>
        <w:tag w:val="goog_rdk_18"/>
      </w:sdtPr>
      <w:sdtContent>
        <w:p w:rsidR="00000000" w:rsidDel="00000000" w:rsidP="00000000" w:rsidRDefault="00000000" w:rsidRPr="00000000" w14:paraId="000000D1">
          <w:pPr>
            <w:numPr>
              <w:ilvl w:val="0"/>
              <w:numId w:val="17"/>
            </w:numPr>
            <w:ind w:left="720" w:hanging="360"/>
            <w:rPr>
              <w:ins w:author="Joschi Kuphal" w:id="7" w:date="2025-09-12T18:21:17Z"/>
              <w:rFonts w:ascii="Arial" w:cs="Arial" w:eastAsia="Arial" w:hAnsi="Arial"/>
            </w:rPr>
          </w:pPr>
          <w:r w:rsidDel="00000000" w:rsidR="00000000" w:rsidRPr="00000000">
            <w:rPr>
              <w:rtl w:val="0"/>
            </w:rPr>
            <w:t xml:space="preserve">Sie wissen, in welchen Fällen InDesign das richtige Werkzeug zur Erstellung von barrierefreien Dokumenten ist.</w:t>
          </w:r>
          <w:sdt>
            <w:sdtPr>
              <w:id w:val="1204489692"/>
              <w:tag w:val="goog_rdk_16"/>
            </w:sdtPr>
            <w:sdtContent>
              <w:ins w:author="Joschi Kuphal" w:id="7" w:date="2025-09-12T18:21:17Z"/>
              <w:sdt>
                <w:sdtPr>
                  <w:id w:val="735504501"/>
                  <w:tag w:val="goog_rdk_17"/>
                </w:sdtPr>
                <w:sdtContent>
                  <w:commentRangeStart w:id="7"/>
                </w:sdtContent>
              </w:sdt>
              <w:ins w:author="Joschi Kuphal" w:id="7" w:date="2025-09-12T18:21:17Z">
                <w:r w:rsidDel="00000000" w:rsidR="00000000" w:rsidRPr="00000000">
                  <w:rPr>
                    <w:rtl w:val="0"/>
                  </w:rPr>
                </w:r>
              </w:ins>
            </w:sdtContent>
          </w:sdt>
        </w:p>
      </w:sdtContent>
    </w:sdt>
    <w:sdt>
      <w:sdtPr>
        <w:id w:val="1385825828"/>
        <w:tag w:val="goog_rdk_20"/>
      </w:sdtPr>
      <w:sdtContent>
        <w:p w:rsidR="00000000" w:rsidDel="00000000" w:rsidP="00000000" w:rsidRDefault="00000000" w:rsidRPr="00000000" w14:paraId="000000D2">
          <w:pPr>
            <w:numPr>
              <w:ilvl w:val="0"/>
              <w:numId w:val="17"/>
            </w:numPr>
            <w:ind w:left="720" w:hanging="360"/>
            <w:rPr>
              <w:u w:val="none"/>
              <w:rPrChange w:author="Joschi Kuphal" w:id="8" w:date="2025-09-12T18:21:17Z">
                <w:rPr>
                  <w:rFonts w:ascii="Arial" w:cs="Arial" w:eastAsia="Arial" w:hAnsi="Arial"/>
                </w:rPr>
              </w:rPrChange>
            </w:rPr>
            <w:pPrChange w:author="Joschi Kuphal" w:id="0" w:date="2025-09-12T18:21:17Z">
              <w:pPr>
                <w:numPr>
                  <w:ilvl w:val="0"/>
                  <w:numId w:val="17"/>
                </w:numPr>
                <w:ind w:left="720" w:hanging="360"/>
              </w:pPr>
            </w:pPrChange>
          </w:pPr>
          <w:sdt>
            <w:sdtPr>
              <w:id w:val="-204258044"/>
              <w:tag w:val="goog_rdk_19"/>
            </w:sdtPr>
            <w:sdtContent>
              <w:ins w:author="Joschi Kuphal" w:id="7" w:date="2025-09-12T18:21:17Z">
                <w:r w:rsidDel="00000000" w:rsidR="00000000" w:rsidRPr="00000000">
                  <w:rPr>
                    <w:rtl w:val="0"/>
                  </w:rPr>
                  <w:t xml:space="preserve">Sie kennen die wichtigsten Merkmale von InDesign-Dokumenten, die sie barrierefrei machen.</w:t>
                </w:r>
              </w:ins>
            </w:sdtContent>
          </w:sdt>
          <w:commentRangeEnd w:id="7"/>
          <w:r w:rsidDel="00000000" w:rsidR="00000000" w:rsidRPr="00000000">
            <w:commentReference w:id="7"/>
          </w:r>
          <w:r w:rsidDel="00000000" w:rsidR="00000000" w:rsidRPr="00000000">
            <w:rPr>
              <w:rtl w:val="0"/>
            </w:rPr>
          </w:r>
        </w:p>
      </w:sdtContent>
    </w:sdt>
    <w:p w:rsidR="00000000" w:rsidDel="00000000" w:rsidP="00000000" w:rsidRDefault="00000000" w:rsidRPr="00000000" w14:paraId="000000D3">
      <w:pPr>
        <w:numPr>
          <w:ilvl w:val="0"/>
          <w:numId w:val="17"/>
        </w:numPr>
        <w:ind w:left="720" w:hanging="360"/>
      </w:pPr>
      <w:r w:rsidDel="00000000" w:rsidR="00000000" w:rsidRPr="00000000">
        <w:rPr>
          <w:rtl w:val="0"/>
        </w:rPr>
        <w:t xml:space="preserve">Sie wissen um die Grenzen von InDesign beim Export in andere barrierefreie Formate, wie z.B. PDF.</w:t>
      </w:r>
    </w:p>
    <w:p w:rsidR="00000000" w:rsidDel="00000000" w:rsidP="00000000" w:rsidRDefault="00000000" w:rsidRPr="00000000" w14:paraId="000000D4">
      <w:pPr>
        <w:rPr/>
      </w:pPr>
      <w:r w:rsidDel="00000000" w:rsidR="00000000" w:rsidRPr="00000000">
        <w:rPr>
          <w:b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3"/>
      <w:bookmarkEnd w:id="33"/>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Lernziele:</w:t>
      </w:r>
    </w:p>
    <w:p w:rsidR="00000000" w:rsidDel="00000000" w:rsidP="00000000" w:rsidRDefault="00000000" w:rsidRPr="00000000" w14:paraId="000000D7">
      <w:pPr>
        <w:numPr>
          <w:ilvl w:val="0"/>
          <w:numId w:val="22"/>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8">
      <w:pPr>
        <w:numPr>
          <w:ilvl w:val="0"/>
          <w:numId w:val="22"/>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A">
      <w:pPr>
        <w:pStyle w:val="Heading1"/>
        <w:spacing w:line="276" w:lineRule="auto"/>
        <w:rPr/>
      </w:pPr>
      <w:bookmarkStart w:colFirst="0" w:colLast="0" w:name="_heading=h.kf9afaolsfkj" w:id="34"/>
      <w:bookmarkEnd w:id="34"/>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w:t>
        </w:r>
      </w:hyperlink>
      <w:r w:rsidDel="00000000" w:rsidR="00000000" w:rsidRPr="00000000">
        <w:rPr>
          <w:rtl w:val="0"/>
        </w:rPr>
      </w:r>
    </w:p>
    <w:p w:rsidR="00000000" w:rsidDel="00000000" w:rsidP="00000000" w:rsidRDefault="00000000" w:rsidRPr="00000000" w14:paraId="000000DD">
      <w:pPr>
        <w:pStyle w:val="Heading2"/>
        <w:rPr/>
      </w:pPr>
      <w:bookmarkStart w:colFirst="0" w:colLast="0" w:name="_heading=h.201ryxu6pwf6" w:id="35"/>
      <w:bookmarkEnd w:id="35"/>
      <w:r w:rsidDel="00000000" w:rsidR="00000000" w:rsidRPr="00000000">
        <w:rPr>
          <w:rtl w:val="0"/>
        </w:rPr>
        <w:t xml:space="preserve">6.1 Testkriterien der Barrierefreiheit</w:t>
      </w:r>
    </w:p>
    <w:p w:rsidR="00000000" w:rsidDel="00000000" w:rsidP="00000000" w:rsidRDefault="00000000" w:rsidRPr="00000000" w14:paraId="000000DE">
      <w:pPr>
        <w:rPr>
          <w:b w:val="1"/>
        </w:rPr>
      </w:pPr>
      <w:r w:rsidDel="00000000" w:rsidR="00000000" w:rsidRPr="00000000">
        <w:rPr>
          <w:b w:val="1"/>
          <w:rtl w:val="0"/>
        </w:rPr>
        <w:t xml:space="preserve">Lernziele:</w:t>
      </w:r>
    </w:p>
    <w:p w:rsidR="00000000" w:rsidDel="00000000" w:rsidP="00000000" w:rsidRDefault="00000000" w:rsidRPr="00000000" w14:paraId="000000DF">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E0">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2">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3">
      <w:pPr>
        <w:rPr/>
      </w:pPr>
      <w:r w:rsidDel="00000000" w:rsidR="00000000" w:rsidRPr="00000000">
        <w:rPr>
          <w:b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6"/>
      <w:bookmarkEnd w:id="36"/>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5">
      <w:pPr>
        <w:rPr>
          <w:b w:val="1"/>
        </w:rPr>
      </w:pPr>
      <w:r w:rsidDel="00000000" w:rsidR="00000000" w:rsidRPr="00000000">
        <w:rPr>
          <w:b w:val="1"/>
          <w:rtl w:val="0"/>
        </w:rPr>
        <w:t xml:space="preserve">Lernziele:</w:t>
      </w:r>
    </w:p>
    <w:p w:rsidR="00000000" w:rsidDel="00000000" w:rsidP="00000000" w:rsidRDefault="00000000" w:rsidRPr="00000000" w14:paraId="000000E6">
      <w:pPr>
        <w:numPr>
          <w:ilvl w:val="0"/>
          <w:numId w:val="23"/>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7">
      <w:pPr>
        <w:numPr>
          <w:ilvl w:val="0"/>
          <w:numId w:val="23"/>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8">
      <w:pPr>
        <w:numPr>
          <w:ilvl w:val="0"/>
          <w:numId w:val="23"/>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9">
      <w:pPr>
        <w:rPr/>
      </w:pPr>
      <w:r w:rsidDel="00000000" w:rsidR="00000000" w:rsidRPr="00000000">
        <w:rPr>
          <w:b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7"/>
      <w:bookmarkEnd w:id="37"/>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B">
      <w:pPr>
        <w:rPr>
          <w:b w:val="1"/>
        </w:rPr>
      </w:pPr>
      <w:r w:rsidDel="00000000" w:rsidR="00000000" w:rsidRPr="00000000">
        <w:rPr>
          <w:b w:val="1"/>
          <w:rtl w:val="0"/>
        </w:rPr>
        <w:t xml:space="preserve">Lernziele:</w:t>
      </w:r>
    </w:p>
    <w:p w:rsidR="00000000" w:rsidDel="00000000" w:rsidP="00000000" w:rsidRDefault="00000000" w:rsidRPr="00000000" w14:paraId="000000EC">
      <w:pPr>
        <w:numPr>
          <w:ilvl w:val="0"/>
          <w:numId w:val="33"/>
        </w:numPr>
        <w:ind w:left="720" w:hanging="360"/>
      </w:pPr>
      <w:r w:rsidDel="00000000" w:rsidR="00000000" w:rsidRPr="00000000">
        <w:rPr>
          <w:rtl w:val="0"/>
        </w:rPr>
        <w:t xml:space="preserve">Sie verstehen das Prinzip von manuellen Tests für Websites, mobile Anwendungen und Dokumente (z.B. Stichprobenbildung, Qualitätssicherung).</w:t>
      </w:r>
    </w:p>
    <w:p w:rsidR="00000000" w:rsidDel="00000000" w:rsidP="00000000" w:rsidRDefault="00000000" w:rsidRPr="00000000" w14:paraId="000000ED">
      <w:pPr>
        <w:numPr>
          <w:ilvl w:val="0"/>
          <w:numId w:val="33"/>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EE">
      <w:pPr>
        <w:numPr>
          <w:ilvl w:val="0"/>
          <w:numId w:val="33"/>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EF">
      <w:pPr>
        <w:rPr/>
      </w:pPr>
      <w:r w:rsidDel="00000000" w:rsidR="00000000" w:rsidRPr="00000000">
        <w:rPr>
          <w:b w:val="1"/>
          <w:rtl w:val="0"/>
        </w:rPr>
        <w:t xml:space="preserve">Ressourcen:</w:t>
      </w:r>
      <w:r w:rsidDel="00000000" w:rsidR="00000000" w:rsidRPr="00000000">
        <w:rPr>
          <w:rtl w:val="0"/>
        </w:rPr>
        <w:t xml:space="preserve"> </w:t>
      </w:r>
      <w:hyperlink r:id="rId46">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F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8"/>
      <w:bookmarkEnd w:id="38"/>
      <w:r w:rsidDel="00000000" w:rsidR="00000000" w:rsidRPr="00000000">
        <w:rPr>
          <w:rtl w:val="0"/>
        </w:rPr>
        <w:t xml:space="preserve">6.4 Testmethodiken</w:t>
      </w:r>
    </w:p>
    <w:p w:rsidR="00000000" w:rsidDel="00000000" w:rsidP="00000000" w:rsidRDefault="00000000" w:rsidRPr="00000000" w14:paraId="000000F1">
      <w:pPr>
        <w:rPr>
          <w:b w:val="1"/>
        </w:rPr>
      </w:pPr>
      <w:r w:rsidDel="00000000" w:rsidR="00000000" w:rsidRPr="00000000">
        <w:rPr>
          <w:b w:val="1"/>
          <w:rtl w:val="0"/>
        </w:rPr>
        <w:t xml:space="preserve">Lernziele:</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Sie kennen Prüfverfahren für Websites, Apps und Dokumente, unter Berücksichtigung der besonderen Anforderungen für E-Commerce-Systeme und andere Systeme zur Unterstützung von Dienstleistungen.</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Sie kennen das BIK BITV-Testverfahren (für Websites, mobile Apps).</w:t>
      </w: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Ressourcen:</w:t>
      </w:r>
      <w:r w:rsidDel="00000000" w:rsidR="00000000" w:rsidRPr="00000000">
        <w:rPr>
          <w:rtl w:val="0"/>
        </w:rPr>
        <w:t xml:space="preserve"> </w:t>
      </w:r>
      <w:hyperlink r:id="rId47">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7">
      <w:pPr>
        <w:pStyle w:val="Heading1"/>
        <w:spacing w:line="276" w:lineRule="auto"/>
        <w:rPr/>
      </w:pPr>
      <w:bookmarkStart w:colFirst="0" w:colLast="0" w:name="_heading=h.wnezlzi4ipxf" w:id="39"/>
      <w:bookmarkEnd w:id="39"/>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9">
      <w:pPr>
        <w:pStyle w:val="Heading2"/>
        <w:rPr/>
      </w:pPr>
      <w:bookmarkStart w:colFirst="0" w:colLast="0" w:name="_heading=h.fp1ehn7aotuc" w:id="40"/>
      <w:bookmarkEnd w:id="40"/>
      <w:r w:rsidDel="00000000" w:rsidR="00000000" w:rsidRPr="00000000">
        <w:rPr>
          <w:rtl w:val="0"/>
        </w:rPr>
        <w:t xml:space="preserve">7.1 Leitbild und Unternehmensgrundsätze</w:t>
      </w:r>
    </w:p>
    <w:p w:rsidR="00000000" w:rsidDel="00000000" w:rsidP="00000000" w:rsidRDefault="00000000" w:rsidRPr="00000000" w14:paraId="000000FA">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0FB">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0FC">
      <w:pPr>
        <w:numPr>
          <w:ilvl w:val="0"/>
          <w:numId w:val="12"/>
        </w:numPr>
        <w:ind w:left="720" w:hanging="360"/>
      </w:pPr>
      <w:r w:rsidDel="00000000" w:rsidR="00000000" w:rsidRPr="00000000">
        <w:rPr>
          <w:rtl w:val="0"/>
        </w:rPr>
        <w:t xml:space="preserve">Sie wissen, welche Informationen hilfreich sind, um Gespräche mit Stakeholdern über digitale Barrierefreiheit zu führen.</w:t>
      </w:r>
    </w:p>
    <w:p w:rsidR="00000000" w:rsidDel="00000000" w:rsidP="00000000" w:rsidRDefault="00000000" w:rsidRPr="00000000" w14:paraId="000000FD">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0FE">
      <w:pPr>
        <w:rPr/>
      </w:pPr>
      <w:r w:rsidDel="00000000" w:rsidR="00000000" w:rsidRPr="00000000">
        <w:rPr>
          <w:b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7.1</w:t>
        </w:r>
      </w:hyperlink>
      <w:hyperlink r:id="rId4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FF">
      <w:pPr>
        <w:pStyle w:val="Heading2"/>
        <w:rPr/>
      </w:pPr>
      <w:bookmarkStart w:colFirst="0" w:colLast="0" w:name="_heading=h.issxmb75yp7x" w:id="41"/>
      <w:bookmarkEnd w:id="41"/>
      <w:r w:rsidDel="00000000" w:rsidR="00000000" w:rsidRPr="00000000">
        <w:rPr>
          <w:rtl w:val="0"/>
        </w:rPr>
        <w:t xml:space="preserve">7.2 Verantwortlichkeiten und Strukturen</w:t>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1">
      <w:pPr>
        <w:numPr>
          <w:ilvl w:val="0"/>
          <w:numId w:val="29"/>
        </w:numPr>
        <w:ind w:left="720" w:hanging="360"/>
      </w:pPr>
      <w:r w:rsidDel="00000000" w:rsidR="00000000" w:rsidRPr="00000000">
        <w:rPr>
          <w:rtl w:val="0"/>
        </w:rPr>
        <w:t xml:space="preserve">Sie wissen um die Bedeutung eines interdisziplinären Inklusions- oder Diversitätsgremiums, z.B. bestehend aus Personal, IT, Facility Management und Betriebsrat, inkl. Personen mit Beeinträchtigungen.</w:t>
      </w:r>
    </w:p>
    <w:p w:rsidR="00000000" w:rsidDel="00000000" w:rsidP="00000000" w:rsidRDefault="00000000" w:rsidRPr="00000000" w14:paraId="00000102">
      <w:pPr>
        <w:numPr>
          <w:ilvl w:val="0"/>
          <w:numId w:val="29"/>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3">
      <w:pPr>
        <w:rPr/>
      </w:pPr>
      <w:r w:rsidDel="00000000" w:rsidR="00000000" w:rsidRPr="00000000">
        <w:rPr>
          <w:b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7.2”</w:t>
        </w:r>
      </w:hyperlink>
      <w:r w:rsidDel="00000000" w:rsidR="00000000" w:rsidRPr="00000000">
        <w:rPr>
          <w:rtl w:val="0"/>
        </w:rPr>
      </w:r>
    </w:p>
    <w:p w:rsidR="00000000" w:rsidDel="00000000" w:rsidP="00000000" w:rsidRDefault="00000000" w:rsidRPr="00000000" w14:paraId="00000104">
      <w:pPr>
        <w:pStyle w:val="Heading2"/>
        <w:rPr/>
      </w:pPr>
      <w:bookmarkStart w:colFirst="0" w:colLast="0" w:name="_heading=h.ml1p4g8l9l8v" w:id="42"/>
      <w:bookmarkEnd w:id="42"/>
      <w:r w:rsidDel="00000000" w:rsidR="00000000" w:rsidRPr="00000000">
        <w:rPr>
          <w:rtl w:val="0"/>
        </w:rPr>
        <w:t xml:space="preserve">7.3 Verbindliche Prozesse und Richtlinien</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6">
      <w:pPr>
        <w:numPr>
          <w:ilvl w:val="0"/>
          <w:numId w:val="35"/>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7">
      <w:pPr>
        <w:numPr>
          <w:ilvl w:val="0"/>
          <w:numId w:val="35"/>
        </w:numPr>
        <w:ind w:left="720" w:hanging="360"/>
        <w:rPr>
          <w:color w:val="434343"/>
          <w:sz w:val="24"/>
          <w:szCs w:val="24"/>
        </w:rPr>
      </w:pPr>
      <w:r w:rsidDel="00000000" w:rsidR="00000000" w:rsidRPr="00000000">
        <w:rPr>
          <w:rtl w:val="0"/>
        </w:rPr>
        <w:t xml:space="preserve">Sie können Maßnahmen zur Qualitätssicherung und Erfolgskontrolle benennen, </w:t>
      </w:r>
      <w:r w:rsidDel="00000000" w:rsidR="00000000" w:rsidRPr="00000000">
        <w:rPr>
          <w:rtl w:val="0"/>
        </w:rPr>
        <w:t xml:space="preserve">zum Beispiel mit regelmäßigen Überprüfungen, Audits und Befragungen bei Kunden und Kundinnen zum Stand der Barrierefreiheit.</w:t>
      </w:r>
      <w:r w:rsidDel="00000000" w:rsidR="00000000" w:rsidRPr="00000000">
        <w:rPr>
          <w:rtl w:val="0"/>
        </w:rPr>
      </w:r>
    </w:p>
    <w:p w:rsidR="00000000" w:rsidDel="00000000" w:rsidP="00000000" w:rsidRDefault="00000000" w:rsidRPr="00000000" w14:paraId="00000108">
      <w:pPr>
        <w:numPr>
          <w:ilvl w:val="0"/>
          <w:numId w:val="35"/>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9">
      <w:pPr>
        <w:numPr>
          <w:ilvl w:val="0"/>
          <w:numId w:val="35"/>
        </w:numPr>
        <w:ind w:left="720" w:hanging="360"/>
      </w:pPr>
      <w:r w:rsidDel="00000000" w:rsidR="00000000" w:rsidRPr="00000000">
        <w:rPr>
          <w:rtl w:val="0"/>
        </w:rPr>
        <w:t xml:space="preserve">Sie wissen um die Bedeutung eines kontinuierlichen Verbesserungsprozesses, zum Beispiel mit regelmäßigen Auswertungen von Supportanfragen, Problemmeldungen oder Feedbacksystemen.</w:t>
      </w: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Ressourcen:</w:t>
      </w:r>
      <w:r w:rsidDel="00000000" w:rsidR="00000000" w:rsidRPr="00000000">
        <w:rPr>
          <w:rtl w:val="0"/>
        </w:rPr>
        <w:t xml:space="preserve"> </w:t>
      </w:r>
      <w:hyperlink r:id="rId51">
        <w:r w:rsidDel="00000000" w:rsidR="00000000" w:rsidRPr="00000000">
          <w:rPr>
            <w:color w:val="1155cc"/>
            <w:u w:val="single"/>
            <w:rtl w:val="0"/>
          </w:rPr>
          <w:t xml:space="preserve">TRAINomat: Suche nach “(KB-EAA) 7.3”</w:t>
        </w:r>
      </w:hyperlink>
      <w:r w:rsidDel="00000000" w:rsidR="00000000" w:rsidRPr="00000000">
        <w:rPr>
          <w:rtl w:val="0"/>
        </w:rPr>
      </w:r>
    </w:p>
    <w:p w:rsidR="00000000" w:rsidDel="00000000" w:rsidP="00000000" w:rsidRDefault="00000000" w:rsidRPr="00000000" w14:paraId="0000010B">
      <w:pPr>
        <w:pStyle w:val="Heading2"/>
        <w:rPr/>
      </w:pPr>
      <w:bookmarkStart w:colFirst="0" w:colLast="0" w:name="_heading=h.lxuyoc8bgas8" w:id="43"/>
      <w:bookmarkEnd w:id="43"/>
      <w:r w:rsidDel="00000000" w:rsidR="00000000" w:rsidRPr="00000000">
        <w:rPr>
          <w:rtl w:val="0"/>
        </w:rPr>
        <w:t xml:space="preserve">7.4 Sensibilisierung und Schulungen</w:t>
      </w:r>
    </w:p>
    <w:p w:rsidR="00000000" w:rsidDel="00000000" w:rsidP="00000000" w:rsidRDefault="00000000" w:rsidRPr="00000000" w14:paraId="0000010C">
      <w:pPr>
        <w:spacing w:after="240" w:before="240" w:lineRule="auto"/>
        <w:ind w:left="0" w:firstLine="0"/>
        <w:rPr>
          <w:b w:val="1"/>
        </w:rPr>
      </w:pPr>
      <w:r w:rsidDel="00000000" w:rsidR="00000000" w:rsidRPr="00000000">
        <w:rPr>
          <w:b w:val="1"/>
          <w:rtl w:val="0"/>
        </w:rPr>
        <w:t xml:space="preserve">Lernziele:</w:t>
      </w:r>
    </w:p>
    <w:p w:rsidR="00000000" w:rsidDel="00000000" w:rsidP="00000000" w:rsidRDefault="00000000" w:rsidRPr="00000000" w14:paraId="0000010D">
      <w:pPr>
        <w:numPr>
          <w:ilvl w:val="0"/>
          <w:numId w:val="30"/>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0E">
      <w:pPr>
        <w:numPr>
          <w:ilvl w:val="0"/>
          <w:numId w:val="30"/>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0F">
      <w:pPr>
        <w:numPr>
          <w:ilvl w:val="0"/>
          <w:numId w:val="30"/>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10">
      <w:pPr>
        <w:rPr/>
      </w:pPr>
      <w:r w:rsidDel="00000000" w:rsidR="00000000" w:rsidRPr="00000000">
        <w:rPr>
          <w:b w:val="1"/>
          <w:rtl w:val="0"/>
        </w:rPr>
        <w:t xml:space="preserve">Ressourcen:</w:t>
      </w:r>
      <w:r w:rsidDel="00000000" w:rsidR="00000000" w:rsidRPr="00000000">
        <w:rPr>
          <w:rtl w:val="0"/>
        </w:rPr>
        <w:t xml:space="preserve"> </w:t>
      </w:r>
      <w:hyperlink r:id="rId52">
        <w:r w:rsidDel="00000000" w:rsidR="00000000" w:rsidRPr="00000000">
          <w:rPr>
            <w:color w:val="1155cc"/>
            <w:u w:val="single"/>
            <w:rtl w:val="0"/>
          </w:rPr>
          <w:t xml:space="preserve">TRAINomat: Suche nach “(KB-EAA) 7.4”</w:t>
        </w:r>
      </w:hyperlink>
      <w:r w:rsidDel="00000000" w:rsidR="00000000" w:rsidRPr="00000000">
        <w:rPr>
          <w:rtl w:val="0"/>
        </w:rPr>
      </w:r>
    </w:p>
    <w:p w:rsidR="00000000" w:rsidDel="00000000" w:rsidP="00000000" w:rsidRDefault="00000000" w:rsidRPr="00000000" w14:paraId="00000111">
      <w:pPr>
        <w:pStyle w:val="Heading2"/>
        <w:rPr/>
      </w:pPr>
      <w:bookmarkStart w:colFirst="0" w:colLast="0" w:name="_heading=h.wr0ovn19kuc3" w:id="44"/>
      <w:bookmarkEnd w:id="44"/>
      <w:r w:rsidDel="00000000" w:rsidR="00000000" w:rsidRPr="00000000">
        <w:rPr>
          <w:rtl w:val="0"/>
        </w:rPr>
        <w:t xml:space="preserve">7.5 Weiterentwicklung, Reifegradmodelle</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13">
      <w:pPr>
        <w:numPr>
          <w:ilvl w:val="0"/>
          <w:numId w:val="20"/>
        </w:numPr>
        <w:ind w:left="720" w:hanging="360"/>
      </w:pPr>
      <w:r w:rsidDel="00000000" w:rsidR="00000000" w:rsidRPr="00000000">
        <w:rPr>
          <w:rtl w:val="0"/>
        </w:rPr>
        <w:t xml:space="preserve">Sie wissen, wie man klare und realistische Ziele zur Förderung und Weiterentwicklung der digitalen Barrierefreiheit und relevanter Prozesse formuliert. </w:t>
      </w:r>
    </w:p>
    <w:p w:rsidR="00000000" w:rsidDel="00000000" w:rsidP="00000000" w:rsidRDefault="00000000" w:rsidRPr="00000000" w14:paraId="00000114">
      <w:pPr>
        <w:numPr>
          <w:ilvl w:val="0"/>
          <w:numId w:val="20"/>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5">
      <w:pPr>
        <w:numPr>
          <w:ilvl w:val="0"/>
          <w:numId w:val="20"/>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6">
      <w:pPr>
        <w:rPr/>
      </w:pPr>
      <w:r w:rsidDel="00000000" w:rsidR="00000000" w:rsidRPr="00000000">
        <w:rPr>
          <w:b w:val="1"/>
          <w:rtl w:val="0"/>
        </w:rPr>
        <w:t xml:space="preserve">Ressourcen:</w:t>
      </w:r>
      <w:r w:rsidDel="00000000" w:rsidR="00000000" w:rsidRPr="00000000">
        <w:rPr>
          <w:rtl w:val="0"/>
        </w:rPr>
        <w:t xml:space="preserve"> </w:t>
      </w:r>
      <w:hyperlink r:id="rId53">
        <w:r w:rsidDel="00000000" w:rsidR="00000000" w:rsidRPr="00000000">
          <w:rPr>
            <w:color w:val="1155cc"/>
            <w:u w:val="single"/>
            <w:rtl w:val="0"/>
          </w:rPr>
          <w:t xml:space="preserve">TRAINomat: Suche nach “(KB-EAA) 7.5”</w:t>
        </w:r>
      </w:hyperlink>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bookmarkStart w:colFirst="0" w:colLast="0" w:name="_heading=h.8v7hfh32v7la" w:id="45"/>
      <w:bookmarkEnd w:id="45"/>
      <w:r w:rsidDel="00000000" w:rsidR="00000000" w:rsidRPr="00000000">
        <w:rPr>
          <w:rtl w:val="0"/>
        </w:rPr>
        <w:t xml:space="preserve">Anhang (informativ): KI-generierte Illustrationen zu den Modulen</w:t>
      </w:r>
    </w:p>
    <w:p w:rsidR="00000000" w:rsidDel="00000000" w:rsidP="00000000" w:rsidRDefault="00000000" w:rsidRPr="00000000" w14:paraId="0000012F">
      <w:pPr>
        <w:rPr/>
      </w:pPr>
      <w:r w:rsidDel="00000000" w:rsidR="00000000" w:rsidRPr="00000000">
        <w:rPr>
          <w:rtl w:val="0"/>
        </w:rPr>
        <w:t xml:space="preserve">Diese Bilder dürfen frei verwendet werden. Bitte darauf achten, dass die Alternativtexte mit kopiert werden.</w:t>
      </w:r>
    </w:p>
    <w:p w:rsidR="00000000" w:rsidDel="00000000" w:rsidP="00000000" w:rsidRDefault="00000000" w:rsidRPr="00000000" w14:paraId="00000130">
      <w:pPr>
        <w:pStyle w:val="Heading2"/>
        <w:rPr/>
      </w:pPr>
      <w:bookmarkStart w:colFirst="0" w:colLast="0" w:name="_heading=h.ss57p6ownymm" w:id="46"/>
      <w:bookmarkEnd w:id="46"/>
      <w:r w:rsidDel="00000000" w:rsidR="00000000" w:rsidRPr="00000000">
        <w:rPr>
          <w:rtl w:val="0"/>
        </w:rPr>
        <w:t xml:space="preserve">Illustration zu Modul 1</w:t>
      </w:r>
    </w:p>
    <w:p w:rsidR="00000000" w:rsidDel="00000000" w:rsidP="00000000" w:rsidRDefault="00000000" w:rsidRPr="00000000" w14:paraId="00000131">
      <w:pPr>
        <w:rPr/>
      </w:pPr>
      <w:r w:rsidDel="00000000" w:rsidR="00000000" w:rsidRPr="00000000">
        <w:rPr/>
        <w:drawing>
          <wp:inline distB="114300" distT="114300" distL="114300" distR="114300">
            <wp:extent cx="4986267" cy="3560506"/>
            <wp:effectExtent b="0" l="0" r="0" t="0"/>
            <wp:docPr descr="Mit Recraft-AI erzeugtes Bild, basierend auf dem Prompt: Flat illustration of diverse people using digital devices with assistive technologies (screen reader, voice control, alternative input devices). Clean, modern, presentation-friendly style." id="3" name="image4.jpg"/>
            <a:graphic>
              <a:graphicData uri="http://schemas.openxmlformats.org/drawingml/2006/picture">
                <pic:pic>
                  <pic:nvPicPr>
                    <pic:cNvPr descr="Mit Recraft-AI erzeugtes Bild, basierend auf dem Prompt: Flat illustration of diverse people using digital devices with assistive technologies (screen reader, voice control, alternative input devices). Clean, modern, presentation-friendly style." id="0" name="image4.jpg"/>
                    <pic:cNvPicPr preferRelativeResize="0"/>
                  </pic:nvPicPr>
                  <pic:blipFill>
                    <a:blip r:embed="rId54"/>
                    <a:srcRect b="0" l="0" r="0" t="0"/>
                    <a:stretch>
                      <a:fillRect/>
                    </a:stretch>
                  </pic:blipFill>
                  <pic:spPr>
                    <a:xfrm>
                      <a:off x="0" y="0"/>
                      <a:ext cx="4986267" cy="356050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ulwocia1c0uu" w:id="47"/>
      <w:bookmarkEnd w:id="47"/>
      <w:r w:rsidDel="00000000" w:rsidR="00000000" w:rsidRPr="00000000">
        <w:rPr>
          <w:sz w:val="32"/>
          <w:szCs w:val="32"/>
          <w:rtl w:val="0"/>
        </w:rPr>
        <w:t xml:space="preserve">Illustration zu </w:t>
      </w:r>
      <w:r w:rsidDel="00000000" w:rsidR="00000000" w:rsidRPr="00000000">
        <w:rPr>
          <w:rtl w:val="0"/>
        </w:rPr>
        <w:t xml:space="preserve">Modul 2</w:t>
      </w:r>
    </w:p>
    <w:p w:rsidR="00000000" w:rsidDel="00000000" w:rsidP="00000000" w:rsidRDefault="00000000" w:rsidRPr="00000000" w14:paraId="00000134">
      <w:pPr>
        <w:rPr/>
      </w:pPr>
      <w:r w:rsidDel="00000000" w:rsidR="00000000" w:rsidRPr="00000000">
        <w:rPr/>
        <w:drawing>
          <wp:inline distB="114300" distT="114300" distL="114300" distR="114300">
            <wp:extent cx="5171596" cy="3692843"/>
            <wp:effectExtent b="0" l="0" r="0" t="0"/>
            <wp:docPr descr="Mit [Recraft AI] erzeugtes Bild, basierend auf dem Prompt: Minimal flat illustration showing European Accessibility Act (EAA) documents with EU flag. Clean, modern, presentation-friendly style." id="1" name="image1.png"/>
            <a:graphic>
              <a:graphicData uri="http://schemas.openxmlformats.org/drawingml/2006/picture">
                <pic:pic>
                  <pic:nvPicPr>
                    <pic:cNvPr descr="Mit [Recraft AI] erzeugtes Bild, basierend auf dem Prompt: Minimal flat illustration showing European Accessibility Act (EAA) documents with EU flag. Clean, modern, presentation-friendly style." id="0" name="image1.png"/>
                    <pic:cNvPicPr preferRelativeResize="0"/>
                  </pic:nvPicPr>
                  <pic:blipFill>
                    <a:blip r:embed="rId55"/>
                    <a:srcRect b="0" l="0" r="0" t="0"/>
                    <a:stretch>
                      <a:fillRect/>
                    </a:stretch>
                  </pic:blipFill>
                  <pic:spPr>
                    <a:xfrm>
                      <a:off x="0" y="0"/>
                      <a:ext cx="5171596" cy="369284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heading=h.xsg13qrhx8hm" w:id="48"/>
      <w:bookmarkEnd w:id="48"/>
      <w:r w:rsidDel="00000000" w:rsidR="00000000" w:rsidRPr="00000000">
        <w:rPr>
          <w:sz w:val="32"/>
          <w:szCs w:val="32"/>
          <w:rtl w:val="0"/>
        </w:rPr>
        <w:t xml:space="preserve">Illustration zu </w:t>
      </w:r>
      <w:r w:rsidDel="00000000" w:rsidR="00000000" w:rsidRPr="00000000">
        <w:rPr>
          <w:rtl w:val="0"/>
        </w:rPr>
        <w:t xml:space="preserve">Modul 3</w:t>
      </w:r>
    </w:p>
    <w:p w:rsidR="00000000" w:rsidDel="00000000" w:rsidP="00000000" w:rsidRDefault="00000000" w:rsidRPr="00000000" w14:paraId="00000138">
      <w:pPr>
        <w:rPr/>
      </w:pPr>
      <w:r w:rsidDel="00000000" w:rsidR="00000000" w:rsidRPr="00000000">
        <w:rPr/>
        <w:drawing>
          <wp:inline distB="114300" distT="114300" distL="114300" distR="114300">
            <wp:extent cx="6096960" cy="4356100"/>
            <wp:effectExtent b="0" l="0" r="0" t="0"/>
            <wp:docPr descr="Mit [Recraft AI] erzeugtes Bild, basierend auf dem Prompt: Flat illustration of accessible digital products: payment terminal, and e-book reader. Clean, modern, presentation-friendly style." id="5" name="image2.jpg"/>
            <a:graphic>
              <a:graphicData uri="http://schemas.openxmlformats.org/drawingml/2006/picture">
                <pic:pic>
                  <pic:nvPicPr>
                    <pic:cNvPr descr="Mit [Recraft AI] erzeugtes Bild, basierend auf dem Prompt: Flat illustration of accessible digital products: payment terminal, and e-book reader. Clean, modern, presentation-friendly style." id="0" name="image2.jpg"/>
                    <pic:cNvPicPr preferRelativeResize="0"/>
                  </pic:nvPicPr>
                  <pic:blipFill>
                    <a:blip r:embed="rId56"/>
                    <a:srcRect b="0" l="0" r="0" t="0"/>
                    <a:stretch>
                      <a:fillRect/>
                    </a:stretch>
                  </pic:blipFill>
                  <pic:spPr>
                    <a:xfrm>
                      <a:off x="0" y="0"/>
                      <a:ext cx="609696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b89wdxqvktqq" w:id="49"/>
      <w:bookmarkEnd w:id="49"/>
      <w:r w:rsidDel="00000000" w:rsidR="00000000" w:rsidRPr="00000000">
        <w:rPr>
          <w:sz w:val="32"/>
          <w:szCs w:val="32"/>
          <w:rtl w:val="0"/>
        </w:rPr>
        <w:t xml:space="preserve">Illustration zu </w:t>
      </w:r>
      <w:r w:rsidDel="00000000" w:rsidR="00000000" w:rsidRPr="00000000">
        <w:rPr>
          <w:rtl w:val="0"/>
        </w:rPr>
        <w:t xml:space="preserve">Modul 4</w:t>
      </w:r>
    </w:p>
    <w:p w:rsidR="00000000" w:rsidDel="00000000" w:rsidP="00000000" w:rsidRDefault="00000000" w:rsidRPr="00000000" w14:paraId="00000141">
      <w:pPr>
        <w:rPr/>
      </w:pPr>
      <w:r w:rsidDel="00000000" w:rsidR="00000000" w:rsidRPr="00000000">
        <w:rPr/>
        <w:drawing>
          <wp:inline distB="114300" distT="114300" distL="114300" distR="114300">
            <wp:extent cx="4340543" cy="3100388"/>
            <wp:effectExtent b="0" l="0" r="0" t="0"/>
            <wp:docPr descr="Mit [Recraft AI] erzeugtes Bild, basierend auf dem Prompt: Flat illustration of a woman in a wheelchair using her smartphone to operate an accessible ATM. Clean, modern, presentation-friendly style." id="6" name="image5.jpg"/>
            <a:graphic>
              <a:graphicData uri="http://schemas.openxmlformats.org/drawingml/2006/picture">
                <pic:pic>
                  <pic:nvPicPr>
                    <pic:cNvPr descr="Mit [Recraft AI] erzeugtes Bild, basierend auf dem Prompt: Flat illustration of a woman in a wheelchair using her smartphone to operate an accessible ATM. Clean, modern, presentation-friendly style." id="0" name="image5.jpg"/>
                    <pic:cNvPicPr preferRelativeResize="0"/>
                  </pic:nvPicPr>
                  <pic:blipFill>
                    <a:blip r:embed="rId57"/>
                    <a:srcRect b="0" l="0" r="0" t="0"/>
                    <a:stretch>
                      <a:fillRect/>
                    </a:stretch>
                  </pic:blipFill>
                  <pic:spPr>
                    <a:xfrm>
                      <a:off x="0" y="0"/>
                      <a:ext cx="4340543"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rPr/>
      </w:pPr>
      <w:bookmarkStart w:colFirst="0" w:colLast="0" w:name="_heading=h.i3on2aac6lwj" w:id="50"/>
      <w:bookmarkEnd w:id="50"/>
      <w:r w:rsidDel="00000000" w:rsidR="00000000" w:rsidRPr="00000000">
        <w:rPr>
          <w:sz w:val="32"/>
          <w:szCs w:val="32"/>
          <w:rtl w:val="0"/>
        </w:rPr>
        <w:t xml:space="preserve">Illustration zu </w:t>
      </w:r>
      <w:r w:rsidDel="00000000" w:rsidR="00000000" w:rsidRPr="00000000">
        <w:rPr>
          <w:rtl w:val="0"/>
        </w:rPr>
        <w:t xml:space="preserve">Modul 5</w:t>
      </w:r>
    </w:p>
    <w:p w:rsidR="00000000" w:rsidDel="00000000" w:rsidP="00000000" w:rsidRDefault="00000000" w:rsidRPr="00000000" w14:paraId="00000143">
      <w:pPr>
        <w:rPr/>
      </w:pPr>
      <w:r w:rsidDel="00000000" w:rsidR="00000000" w:rsidRPr="00000000">
        <w:rPr/>
        <w:drawing>
          <wp:inline distB="114300" distT="114300" distL="114300" distR="114300">
            <wp:extent cx="4264343" cy="3045007"/>
            <wp:effectExtent b="0" l="0" r="0" t="0"/>
            <wp:docPr descr="Mit [Recraft AI] erzeugtes Bild, basierend auf dem Prompt: Flat illustration of a person using a screen reader on a computer with documents (PDF, Word) and videos. Icons for captions, audio, and accessibility features included. Clean, modern, presentation-friendly style." id="4" name="image7.jpg"/>
            <a:graphic>
              <a:graphicData uri="http://schemas.openxmlformats.org/drawingml/2006/picture">
                <pic:pic>
                  <pic:nvPicPr>
                    <pic:cNvPr descr="Mit [Recraft AI] erzeugtes Bild, basierend auf dem Prompt: Flat illustration of a person using a screen reader on a computer with documents (PDF, Word) and videos. Icons for captions, audio, and accessibility features included. Clean, modern, presentation-friendly style." id="0" name="image7.jpg"/>
                    <pic:cNvPicPr preferRelativeResize="0"/>
                  </pic:nvPicPr>
                  <pic:blipFill>
                    <a:blip r:embed="rId58"/>
                    <a:srcRect b="0" l="0" r="0" t="0"/>
                    <a:stretch>
                      <a:fillRect/>
                    </a:stretch>
                  </pic:blipFill>
                  <pic:spPr>
                    <a:xfrm>
                      <a:off x="0" y="0"/>
                      <a:ext cx="4264343" cy="304500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ahu5p9krkc2l" w:id="51"/>
      <w:bookmarkEnd w:id="51"/>
      <w:r w:rsidDel="00000000" w:rsidR="00000000" w:rsidRPr="00000000">
        <w:rPr>
          <w:sz w:val="32"/>
          <w:szCs w:val="32"/>
          <w:rtl w:val="0"/>
        </w:rPr>
        <w:t xml:space="preserve">Illustration zu </w:t>
      </w:r>
      <w:r w:rsidDel="00000000" w:rsidR="00000000" w:rsidRPr="00000000">
        <w:rPr>
          <w:rtl w:val="0"/>
        </w:rPr>
        <w:t xml:space="preserve">Modul 6</w:t>
      </w:r>
    </w:p>
    <w:p w:rsidR="00000000" w:rsidDel="00000000" w:rsidP="00000000" w:rsidRDefault="00000000" w:rsidRPr="00000000" w14:paraId="00000150">
      <w:pPr>
        <w:rPr/>
      </w:pPr>
      <w:r w:rsidDel="00000000" w:rsidR="00000000" w:rsidRPr="00000000">
        <w:rPr/>
        <w:drawing>
          <wp:inline distB="114300" distT="114300" distL="114300" distR="114300">
            <wp:extent cx="4654868" cy="3323359"/>
            <wp:effectExtent b="0" l="0" r="0" t="0"/>
            <wp:docPr descr="Mit [Recraft AI] erzeugtes Bild, basierend auf dem Prompt: Flat illustration of a person checking digital accessibility on a computer with testing tools, showing automatic and manual testing icons. Clean, modern, presentation-friendly style." id="7" name="image3.jpg"/>
            <a:graphic>
              <a:graphicData uri="http://schemas.openxmlformats.org/drawingml/2006/picture">
                <pic:pic>
                  <pic:nvPicPr>
                    <pic:cNvPr descr="Mit [Recraft AI] erzeugtes Bild, basierend auf dem Prompt: Flat illustration of a person checking digital accessibility on a computer with testing tools, showing automatic and manual testing icons. Clean, modern, presentation-friendly style." id="0" name="image3.jpg"/>
                    <pic:cNvPicPr preferRelativeResize="0"/>
                  </pic:nvPicPr>
                  <pic:blipFill>
                    <a:blip r:embed="rId59"/>
                    <a:srcRect b="0" l="0" r="0" t="0"/>
                    <a:stretch>
                      <a:fillRect/>
                    </a:stretch>
                  </pic:blipFill>
                  <pic:spPr>
                    <a:xfrm>
                      <a:off x="0" y="0"/>
                      <a:ext cx="4654868" cy="332335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rPr/>
      </w:pPr>
      <w:bookmarkStart w:colFirst="0" w:colLast="0" w:name="_heading=h.rwnvi8kjf3q3" w:id="52"/>
      <w:bookmarkEnd w:id="52"/>
      <w:r w:rsidDel="00000000" w:rsidR="00000000" w:rsidRPr="00000000">
        <w:rPr>
          <w:sz w:val="32"/>
          <w:szCs w:val="32"/>
          <w:rtl w:val="0"/>
        </w:rPr>
        <w:t xml:space="preserve">Illustration zu </w:t>
      </w:r>
      <w:r w:rsidDel="00000000" w:rsidR="00000000" w:rsidRPr="00000000">
        <w:rPr>
          <w:rtl w:val="0"/>
        </w:rPr>
        <w:t xml:space="preserve">Modul 7</w:t>
      </w:r>
    </w:p>
    <w:p w:rsidR="00000000" w:rsidDel="00000000" w:rsidP="00000000" w:rsidRDefault="00000000" w:rsidRPr="00000000" w14:paraId="00000152">
      <w:pPr>
        <w:rPr/>
      </w:pPr>
      <w:r w:rsidDel="00000000" w:rsidR="00000000" w:rsidRPr="00000000">
        <w:rPr/>
        <w:drawing>
          <wp:inline distB="114300" distT="114300" distL="114300" distR="114300">
            <wp:extent cx="4943010" cy="3529618"/>
            <wp:effectExtent b="0" l="0" r="0" t="0"/>
            <wp:docPr descr="Mit [Recraft AI] erzeugtes Bild, basierend auf dem Prompt: Flat illustration of a team in an office planning and implementing accessibility initiatives, with icons for accessible documents, digital tools, and inclusive processes. Clean, modern, presentation-friendly style." id="2" name="image6.jpg"/>
            <a:graphic>
              <a:graphicData uri="http://schemas.openxmlformats.org/drawingml/2006/picture">
                <pic:pic>
                  <pic:nvPicPr>
                    <pic:cNvPr descr="Mit [Recraft AI] erzeugtes Bild, basierend auf dem Prompt: Flat illustration of a team in an office planning and implementing accessibility initiatives, with icons for accessible documents, digital tools, and inclusive processes. Clean, modern, presentation-friendly style." id="0" name="image6.jpg"/>
                    <pic:cNvPicPr preferRelativeResize="0"/>
                  </pic:nvPicPr>
                  <pic:blipFill>
                    <a:blip r:embed="rId60"/>
                    <a:srcRect b="0" l="0" r="0" t="0"/>
                    <a:stretch>
                      <a:fillRect/>
                    </a:stretch>
                  </pic:blipFill>
                  <pic:spPr>
                    <a:xfrm>
                      <a:off x="0" y="0"/>
                      <a:ext cx="4943010" cy="352961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footerReference r:id="rId61" w:type="default"/>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chi Kuphal" w:id="0" w:date="2025-09-12T18:33:2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ist die verwendete Richtlinie für geschlechtergerechte Sprache in diesem Dokument? An dieser Stelle stand zunächst „Nutzerbedürfnisse“, was ich abgeändert habe, weil zuvor von „Nutzenden“, „Kursanbietenden“ usw. die Rede war. Persönlich unterstütze ich das. Ab hier kommen jedoch immer wieder generische Maskulina vor („Hersteller“), teilweise auch im Rahmen von Komposita („Benutzergruppen“). Empfehlenswert wäre sicherlich eine konsequente Handhabung (und für eigene Zwecke würde ich, wo immer möglich, die neutrale Form wie „Nutzende“ wählen). Ich wollte jetzt nicht ohne Rücksprache alles anpassen — aber ich biete gerne an, nochmal über das gesamte Dokument zu gehen, wenn ich weiß, was gewünscht ist.</w:t>
      </w:r>
    </w:p>
  </w:comment>
  <w:comment w:author="Beatriz Gonzalez" w:id="1" w:date="2025-09-15T07:47:26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mag der -ende, kann aber schwierig für einfache sprache werden.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linkedin machen sie mal weiblich, mal mänlich.</w:t>
      </w:r>
    </w:p>
  </w:comment>
  <w:comment w:author="Gottfried Zimmermann" w:id="2" w:date="2025-09-17T08:07:4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bin für neutrale Sprache, wenn es gut geht (z.B. "Nutzende"). Aber bei Komposita wird es gleich komplizierter. Da würde ich lieber bei "Nutzerbedürfnisse" bleiben.</w:t>
      </w:r>
    </w:p>
  </w:comment>
  <w:comment w:author="Sonja Weckenmann" w:id="5" w:date="2025-09-01T18:42:22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@gottfried.zimmermann@googlemail.com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Abschnitt 8 BFSG (§ 32, 33, 44) als Ressource hinzufügen?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https://www.gesetze-im-internet.de/bfsg/BJNR297010021.html#BJNR297010021BJNG000801000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Gibts im Österreichischen Gesetz eine Entsprechung?</w:t>
      </w:r>
    </w:p>
  </w:comment>
  <w:comment w:author="Gottfried Zimmermann" w:id="6" w:date="2025-09-17T08:20:2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Danke, hab ich im TRAINomat hinzugefügt (aber nur für Deutschland). Für Österreich und Schweiz noch offen.</w:t>
      </w:r>
    </w:p>
  </w:comment>
  <w:comment w:author="Beatriz Gonzalez" w:id="3" w:date="2025-09-15T07:47:56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universal design vs design für alle (EN 17161) für Orgs</w:t>
      </w:r>
    </w:p>
  </w:comment>
  <w:comment w:author="Gottfried Zimmermann" w:id="4" w:date="2025-09-17T08:09:0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Ich weiß nicht, ob wir das Fass "UD vs. Design4all" aufmachen sollen. Aber EN 17161 gehört natürlich zum EAA...</w:t>
      </w:r>
    </w:p>
  </w:comment>
  <w:comment w:author="Gottfried Zimmermann" w:id="7" w:date="2025-09-13T10:36:3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 wollten das bewusst rauslassen. Ein KB-EAA Absolvent muss nicht wissen, wie man Indesign-Dokumente barrierefrei macht. Er/sie muss nur wissen, dass es mit Indesign gut geht.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5" w15:done="0"/>
  <w15:commentEx w15:paraId="00000158" w15:paraIdParent="00000155" w15:done="0"/>
  <w15:commentEx w15:paraId="00000159" w15:paraIdParent="00000155" w15:done="0"/>
  <w15:commentEx w15:paraId="00000160" w15:done="0"/>
  <w15:commentEx w15:paraId="00000161" w15:paraIdParent="00000160" w15:done="0"/>
  <w15:commentEx w15:paraId="00000162" w15:done="0"/>
  <w15:commentEx w15:paraId="00000163" w15:paraIdParent="00000162" w15:done="0"/>
  <w15:commentEx w15:paraId="000001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5.2" TargetMode="External"/><Relationship Id="rId42" Type="http://schemas.openxmlformats.org/officeDocument/2006/relationships/hyperlink" Target="https://trainomat.bf-lernen.de/?q=&amp;tags=(KB-EAA)+5.4" TargetMode="External"/><Relationship Id="rId41" Type="http://schemas.openxmlformats.org/officeDocument/2006/relationships/hyperlink" Target="https://trainomat.bf-lernen.de/?q=&amp;tags=(KB-EAA)+5.3" TargetMode="External"/><Relationship Id="rId44" Type="http://schemas.openxmlformats.org/officeDocument/2006/relationships/hyperlink" Target="https://trainomat.bf-lernen.de/?q=&amp;tags=(KB-EAA)+6.1" TargetMode="External"/><Relationship Id="rId43" Type="http://schemas.openxmlformats.org/officeDocument/2006/relationships/hyperlink" Target="https://trainomat.bf-lernen.de/?q=&amp;tags=(KB-EAA)+6" TargetMode="External"/><Relationship Id="rId46" Type="http://schemas.openxmlformats.org/officeDocument/2006/relationships/hyperlink" Target="https://trainomat.bf-lernen.de/?q=&amp;tags=(KB-EAA)+6.3" TargetMode="External"/><Relationship Id="rId45" Type="http://schemas.openxmlformats.org/officeDocument/2006/relationships/hyperlink" Target="https://trainomat.bf-lernen.de/?q=&amp;tags=(KB-EAA)+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aap-dach.org/" TargetMode="External"/><Relationship Id="rId48" Type="http://schemas.openxmlformats.org/officeDocument/2006/relationships/hyperlink" Target="https://trainomat.bf-lernen.de/?q=&amp;tags=(KB-EAA)+7.1" TargetMode="External"/><Relationship Id="rId47" Type="http://schemas.openxmlformats.org/officeDocument/2006/relationships/hyperlink" Target="https://trainomat.bf-lernen.de/?q=&amp;tags=(KB-EAA)+6.4" TargetMode="External"/><Relationship Id="rId49" Type="http://schemas.openxmlformats.org/officeDocument/2006/relationships/hyperlink" Target="https://trainomat.bf-lernen.de/?q=&amp;tags=(KB-EAA)+7.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trainomat.bf-lernen.de/?q=&amp;tags=(KB-EAA)+4.1" TargetMode="External"/><Relationship Id="rId30" Type="http://schemas.openxmlformats.org/officeDocument/2006/relationships/hyperlink" Target="https://trainomat.bf-lernen.de/?q=&amp;tags=(KB-EAA)+4" TargetMode="External"/><Relationship Id="rId33" Type="http://schemas.openxmlformats.org/officeDocument/2006/relationships/hyperlink" Target="https://trainomat.bf-lernen.de/?q=&amp;tags=(KB-EAA)+4.3" TargetMode="External"/><Relationship Id="rId32" Type="http://schemas.openxmlformats.org/officeDocument/2006/relationships/hyperlink" Target="https://trainomat.bf-lernen.de/?q=&amp;tags=(KB-EAA)+4.2" TargetMode="External"/><Relationship Id="rId35" Type="http://schemas.openxmlformats.org/officeDocument/2006/relationships/hyperlink" Target="https://trainomat.bf-lernen.de/?q=&amp;tags=(KB-EAA)+4.5" TargetMode="External"/><Relationship Id="rId34" Type="http://schemas.openxmlformats.org/officeDocument/2006/relationships/hyperlink" Target="https://trainomat.bf-lernen.de/?q=&amp;tags=(KB-EAA)+4.4" TargetMode="External"/><Relationship Id="rId37" Type="http://schemas.openxmlformats.org/officeDocument/2006/relationships/hyperlink" Target="https://trainomat.bf-lernen.de/?q=&amp;tags=(KB-EAA)+4.7" TargetMode="External"/><Relationship Id="rId36" Type="http://schemas.openxmlformats.org/officeDocument/2006/relationships/hyperlink" Target="https://trainomat.bf-lernen.de/?q=&amp;tags=(KB-EAA)+4.6" TargetMode="External"/><Relationship Id="rId39" Type="http://schemas.openxmlformats.org/officeDocument/2006/relationships/hyperlink" Target="https://trainomat.bf-lernen.de/?q=&amp;tags=(KB-EAA)+5.1" TargetMode="External"/><Relationship Id="rId38" Type="http://schemas.openxmlformats.org/officeDocument/2006/relationships/hyperlink" Target="https://trainomat.bf-lernen.de/?q=&amp;tags=(KB-EAA)+5" TargetMode="External"/><Relationship Id="rId61" Type="http://schemas.openxmlformats.org/officeDocument/2006/relationships/footer" Target="footer1.xml"/><Relationship Id="rId20" Type="http://schemas.openxmlformats.org/officeDocument/2006/relationships/hyperlink" Target="https://trainomat.bf-lernen.de/?q=&amp;tags=(KB-EAA)+2.3" TargetMode="External"/><Relationship Id="rId22" Type="http://schemas.openxmlformats.org/officeDocument/2006/relationships/hyperlink" Target="https://trainomat.bf-lernen.de/?q=&amp;tags=(KB-EAA)+2.5" TargetMode="External"/><Relationship Id="rId21" Type="http://schemas.openxmlformats.org/officeDocument/2006/relationships/hyperlink" Target="https://trainomat.bf-lernen.de/?q=&amp;tags=(KB-EAA)+2.4" TargetMode="External"/><Relationship Id="rId24" Type="http://schemas.openxmlformats.org/officeDocument/2006/relationships/hyperlink" Target="https://trainomat.bf-lernen.de/?q=&amp;tags=(KB-EAA)+3.1" TargetMode="External"/><Relationship Id="rId23" Type="http://schemas.openxmlformats.org/officeDocument/2006/relationships/hyperlink" Target="https://trainomat.bf-lernen.de/?q=&amp;tags=(KB-EAA)+3" TargetMode="External"/><Relationship Id="rId60" Type="http://schemas.openxmlformats.org/officeDocument/2006/relationships/image" Target="media/image6.jpg"/><Relationship Id="rId26" Type="http://schemas.openxmlformats.org/officeDocument/2006/relationships/hyperlink" Target="https://trainomat.bf-lernen.de/?q=&amp;tags=(KB-EAA)+3.3" TargetMode="External"/><Relationship Id="rId25" Type="http://schemas.openxmlformats.org/officeDocument/2006/relationships/hyperlink" Target="https://trainomat.bf-lernen.de/?q=&amp;tags=(KB-EAA)+3.2" TargetMode="External"/><Relationship Id="rId28" Type="http://schemas.openxmlformats.org/officeDocument/2006/relationships/hyperlink" Target="https://trainomat.bf-lernen.de/?q=&amp;tags=(KB-EAA)+3.5" TargetMode="External"/><Relationship Id="rId27" Type="http://schemas.openxmlformats.org/officeDocument/2006/relationships/hyperlink" Target="https://trainomat.bf-lernen.de/?q=&amp;tags=(KB-EAA)+3.4" TargetMode="External"/><Relationship Id="rId29" Type="http://schemas.openxmlformats.org/officeDocument/2006/relationships/hyperlink" Target="https://trainomat.bf-lernen.de/?q=&amp;tags=(KB-EAA)+3.6" TargetMode="External"/><Relationship Id="rId51" Type="http://schemas.openxmlformats.org/officeDocument/2006/relationships/hyperlink" Target="https://trainomat.bf-lernen.de/?q=&amp;tags=(KB-EAA)+7.3" TargetMode="External"/><Relationship Id="rId50" Type="http://schemas.openxmlformats.org/officeDocument/2006/relationships/hyperlink" Target="https://trainomat.bf-lernen.de/?q=&amp;tags=(KB-EAA)+7.2" TargetMode="External"/><Relationship Id="rId53" Type="http://schemas.openxmlformats.org/officeDocument/2006/relationships/hyperlink" Target="https://trainomat.bf-lernen.de/?q=&amp;tags=(KB-EAA)+7.5" TargetMode="External"/><Relationship Id="rId52" Type="http://schemas.openxmlformats.org/officeDocument/2006/relationships/hyperlink" Target="https://trainomat.bf-lernen.de/?q=&amp;tags=(KB-EAA)+7.4" TargetMode="External"/><Relationship Id="rId11" Type="http://schemas.openxmlformats.org/officeDocument/2006/relationships/hyperlink" Target="https://trainomat.bf-lernen.de/" TargetMode="External"/><Relationship Id="rId55" Type="http://schemas.openxmlformats.org/officeDocument/2006/relationships/image" Target="media/image1.png"/><Relationship Id="rId10" Type="http://schemas.openxmlformats.org/officeDocument/2006/relationships/hyperlink" Target="https://iaap-dach.org/knowledge-badges.html" TargetMode="External"/><Relationship Id="rId54" Type="http://schemas.openxmlformats.org/officeDocument/2006/relationships/image" Target="media/image4.jpg"/><Relationship Id="rId13" Type="http://schemas.openxmlformats.org/officeDocument/2006/relationships/hyperlink" Target="https://trainomat.bf-lernen.de/?q=&amp;tags=(KB-EAA)+1" TargetMode="External"/><Relationship Id="rId57" Type="http://schemas.openxmlformats.org/officeDocument/2006/relationships/image" Target="media/image5.jpg"/><Relationship Id="rId12" Type="http://schemas.openxmlformats.org/officeDocument/2006/relationships/hyperlink" Target="https://creativecommons.org/licenses/by/4.0/deed.de" TargetMode="External"/><Relationship Id="rId56" Type="http://schemas.openxmlformats.org/officeDocument/2006/relationships/image" Target="media/image2.jpg"/><Relationship Id="rId15" Type="http://schemas.openxmlformats.org/officeDocument/2006/relationships/hyperlink" Target="https://trainomat.bf-lernen.de/?q=&amp;tags=(KB-EAA)+1.2" TargetMode="External"/><Relationship Id="rId59" Type="http://schemas.openxmlformats.org/officeDocument/2006/relationships/image" Target="media/image3.jpg"/><Relationship Id="rId14" Type="http://schemas.openxmlformats.org/officeDocument/2006/relationships/hyperlink" Target="https://trainomat.bf-lernen.de/?q=&amp;tags=(KB-EAA)+1.1" TargetMode="External"/><Relationship Id="rId58" Type="http://schemas.openxmlformats.org/officeDocument/2006/relationships/image" Target="media/image7.jpg"/><Relationship Id="rId17" Type="http://schemas.openxmlformats.org/officeDocument/2006/relationships/hyperlink" Target="https://trainomat.bf-lernen.de/?q=&amp;tags=(KB-EAA)+2" TargetMode="External"/><Relationship Id="rId16" Type="http://schemas.openxmlformats.org/officeDocument/2006/relationships/hyperlink" Target="https://trainomat.bf-lernen.de/?q=&amp;tags=(KB-EAA)+1.3" TargetMode="External"/><Relationship Id="rId19" Type="http://schemas.openxmlformats.org/officeDocument/2006/relationships/hyperlink" Target="https://trainomat.bf-lernen.de/?q=&amp;tags=(KB-EAA)+2.2" TargetMode="External"/><Relationship Id="rId18" Type="http://schemas.openxmlformats.org/officeDocument/2006/relationships/hyperlink" Target="https://trainomat.bf-lernen.de/?q=&amp;tags=(KB-EAA)+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LRtJ/kggPUZ9WuPL9U7TfJZbw==">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