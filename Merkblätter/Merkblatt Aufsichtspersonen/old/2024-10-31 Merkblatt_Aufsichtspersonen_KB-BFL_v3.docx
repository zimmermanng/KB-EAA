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5"/>
        <w:pBdr/>
        <w:spacing/>
        <w:ind/>
        <w:jc w:val="center"/>
        <w:rPr>
          <w:sz w:val="48"/>
          <w:szCs w:val="48"/>
        </w:rPr>
      </w:pPr>
      <w:r>
        <w:rPr>
          <w:sz w:val="48"/>
          <w:szCs w:val="48"/>
        </w:rPr>
        <w:t xml:space="preserve">Merkblatt für </w:t>
      </w:r>
      <w:r>
        <w:rPr>
          <w:sz w:val="48"/>
          <w:szCs w:val="48"/>
        </w:rPr>
        <w:t xml:space="preserve">Aufsichtspersonen</w:t>
      </w:r>
      <w:r>
        <w:rPr>
          <w:sz w:val="48"/>
          <w:szCs w:val="48"/>
        </w:rPr>
        <w:t xml:space="preserve"> der Knowledge-Badge „Barrierefrei lehren“- Prüfung</w:t>
      </w:r>
      <w:r>
        <w:rPr>
          <w:sz w:val="48"/>
          <w:szCs w:val="48"/>
        </w:rPr>
      </w:r>
      <w:r>
        <w:rPr>
          <w:sz w:val="48"/>
          <w:szCs w:val="48"/>
        </w:rPr>
      </w:r>
    </w:p>
    <w:p>
      <w:pPr>
        <w:pBdr/>
        <w:spacing/>
        <w:ind/>
        <w:rPr/>
      </w:pPr>
      <w:r/>
      <w:r/>
    </w:p>
    <w:p>
      <w:pPr>
        <w:pBdr/>
        <w:spacing/>
        <w:ind/>
        <w:rPr>
          <w:rFonts w:ascii="Calibri" w:hAnsi="Calibri" w:cs="Calibri"/>
        </w:rPr>
      </w:pPr>
      <w:r>
        <w:rPr>
          <w:rFonts w:ascii="Calibri" w:hAnsi="Calibri" w:cs="Calibri"/>
        </w:rPr>
        <w:t xml:space="preserve">Vielen Dank </w:t>
      </w:r>
      <w:r>
        <w:rPr>
          <w:rFonts w:ascii="Calibri" w:hAnsi="Calibri" w:cs="Calibri"/>
        </w:rPr>
        <w:t xml:space="preserve">für Ihre Mithilfe bei der Prüfung des</w:t>
      </w:r>
      <w:r>
        <w:rPr>
          <w:rFonts w:ascii="Calibri" w:hAnsi="Calibri" w:cs="Calibri"/>
        </w:rPr>
        <w:t xml:space="preserve"> Knowledge</w:t>
      </w:r>
      <w:r>
        <w:rPr>
          <w:rFonts w:ascii="Calibri" w:hAnsi="Calibri" w:cs="Calibri"/>
        </w:rPr>
        <w:t xml:space="preserve"> Badge „Barrierefrei lehren“. Hier finden Sie einige Informationen</w:t>
      </w:r>
      <w:r>
        <w:rPr>
          <w:rFonts w:ascii="Calibri" w:hAnsi="Calibri" w:cs="Calibri"/>
        </w:rPr>
        <w:t xml:space="preserve">, die zur Vorbereitung und </w:t>
      </w:r>
      <w:r>
        <w:rPr>
          <w:rFonts w:ascii="Calibri" w:hAnsi="Calibri" w:cs="Calibri"/>
        </w:rPr>
        <w:t xml:space="preserve">Aufsicht</w:t>
      </w:r>
      <w:r>
        <w:rPr>
          <w:rFonts w:ascii="Calibri" w:hAnsi="Calibri" w:cs="Calibri"/>
        </w:rPr>
        <w:t xml:space="preserve"> der Prüfung zu beachten sind.</w:t>
      </w:r>
      <w:r>
        <w:rPr>
          <w:rFonts w:ascii="Calibri" w:hAnsi="Calibri" w:cs="Calibri"/>
        </w:rPr>
      </w:r>
      <w:r>
        <w:rPr>
          <w:rFonts w:ascii="Calibri" w:hAnsi="Calibri" w:cs="Calibri"/>
        </w:rPr>
      </w:r>
    </w:p>
    <w:p>
      <w:pPr>
        <w:pStyle w:val="895"/>
        <w:pBdr/>
        <w:spacing/>
        <w:ind/>
        <w:rPr>
          <w:rFonts w:eastAsia="Times New Roman"/>
          <w:lang w:bidi="th-TH"/>
        </w:rPr>
      </w:pPr>
      <w:r>
        <w:rPr>
          <w:rFonts w:eastAsia="Times New Roman"/>
          <w:lang w:bidi="th-TH"/>
        </w:rPr>
        <w:t xml:space="preserve">Vorbereitung</w:t>
      </w:r>
      <w:r>
        <w:rPr>
          <w:rFonts w:eastAsia="Times New Roman"/>
          <w:lang w:bidi="th-TH"/>
        </w:rPr>
      </w:r>
      <w:r>
        <w:rPr>
          <w:rFonts w:eastAsia="Times New Roman"/>
          <w:lang w:bidi="th-TH"/>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Aufsichtspersonen müssen folgende</w:t>
      </w:r>
      <w:del w:id="0" w:author="Ann-Katrin (Gast)" w:date="2024-11-20T13:42:56Z" oouserid="uid-1723455442389">
        <w:r>
          <w:rPr>
            <w:rFonts w:ascii="Calibri" w:hAnsi="Calibri" w:eastAsia="Calibri" w:cs="Calibri"/>
            <w:szCs w:val="28"/>
            <w:lang w:bidi="th-TH"/>
          </w:rPr>
          <w:delText xml:space="preserve">n</w:delText>
        </w:r>
      </w:del>
      <w:r>
        <w:rPr>
          <w:rFonts w:ascii="Calibri" w:hAnsi="Calibri" w:eastAsia="Calibri" w:cs="Calibri"/>
          <w:szCs w:val="28"/>
          <w:lang w:bidi="th-TH"/>
        </w:rPr>
        <w:t xml:space="preserve"> Bedingung</w:t>
      </w:r>
      <w:del w:id="1" w:author="Ann-Katrin (Gast)" w:date="2024-11-20T13:42:58Z" oouserid="uid-1723455442389">
        <w:r>
          <w:rPr>
            <w:rFonts w:ascii="Calibri" w:hAnsi="Calibri" w:eastAsia="Calibri" w:cs="Calibri"/>
            <w:szCs w:val="28"/>
            <w:lang w:bidi="th-TH"/>
          </w:rPr>
          <w:delText xml:space="preserve">en</w:delText>
        </w:r>
      </w:del>
      <w:r>
        <w:rPr>
          <w:rFonts w:ascii="Calibri" w:hAnsi="Calibri" w:eastAsia="Calibri" w:cs="Calibri"/>
          <w:szCs w:val="28"/>
          <w:lang w:bidi="th-TH"/>
        </w:rPr>
        <w:t xml:space="preserve"> erfüllen: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5"/>
        </w:numPr>
        <w:pBdr/>
        <w:spacing/>
        <w:ind/>
        <w:rPr>
          <w:rFonts w:ascii="Calibri" w:hAnsi="Calibri" w:eastAsia="Calibri" w:cs="Calibri"/>
          <w:szCs w:val="28"/>
          <w:lang w:bidi="th-TH"/>
        </w:rPr>
      </w:pPr>
      <w:r>
        <w:rPr>
          <w:rFonts w:ascii="Calibri" w:hAnsi="Calibri" w:eastAsia="Calibri" w:cs="Calibri"/>
          <w:szCs w:val="28"/>
          <w:lang w:bidi="th-TH"/>
        </w:rPr>
        <w:t xml:space="preserve">Sie müssen</w:t>
      </w:r>
      <w:r>
        <w:rPr>
          <w:rFonts w:ascii="Calibri" w:hAnsi="Calibri" w:eastAsia="Calibri" w:cs="Calibri"/>
          <w:szCs w:val="28"/>
          <w:lang w:bidi="th-TH"/>
        </w:rPr>
        <w:t xml:space="preserve"> selbst</w:t>
      </w:r>
      <w:r>
        <w:rPr>
          <w:rFonts w:ascii="Calibri" w:hAnsi="Calibri" w:eastAsia="Calibri" w:cs="Calibri"/>
          <w:szCs w:val="28"/>
          <w:lang w:bidi="th-TH"/>
        </w:rPr>
        <w:t xml:space="preserve"> das </w:t>
      </w:r>
      <w:r>
        <w:rPr>
          <w:rFonts w:ascii="Calibri" w:hAnsi="Calibri" w:eastAsia="Calibri" w:cs="Calibri"/>
          <w:szCs w:val="28"/>
          <w:lang w:bidi="th-TH"/>
        </w:rPr>
        <w:t xml:space="preserve">Knowledge Badge schon</w:t>
      </w:r>
      <w:r>
        <w:rPr>
          <w:rFonts w:ascii="Calibri" w:hAnsi="Calibri" w:eastAsia="Calibri" w:cs="Calibri"/>
          <w:szCs w:val="28"/>
          <w:lang w:bidi="th-TH"/>
        </w:rPr>
        <w:t xml:space="preserve"> besitzen</w:t>
      </w:r>
      <w:r>
        <w:rPr>
          <w:rFonts w:ascii="Calibri" w:hAnsi="Calibri" w:eastAsia="Calibri" w:cs="Calibri"/>
          <w:szCs w:val="28"/>
          <w:lang w:bidi="th-TH"/>
        </w:rPr>
        <w:t xml:space="preserve">, oder Mitglied im Orgateam des KB-BFL sein.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Nehmen Sie Kontakt mit den Organisierenden Personen an ihrem Prüfungsort auf.</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Klären Sie Ort und Datum der Prüfung ab.</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Organisieren Sie ein funktionierendes WLAN mit Internetzugriff auch für Nicht-Angehörige Ihrer Organisation.</w:t>
      </w:r>
      <w:r>
        <w:rPr>
          <w:rFonts w:ascii="Calibri" w:hAnsi="Calibri" w:eastAsia="Calibri" w:cs="Calibri"/>
          <w:color w:val="7030a0"/>
          <w:szCs w:val="28"/>
          <w:lang w:bidi="th-TH"/>
        </w:rPr>
      </w:r>
      <w:bookmarkStart w:id="0" w:name="_GoBack"/>
      <w:r/>
      <w:bookmarkEnd w:id="0"/>
      <w:r>
        <w:rPr>
          <w:rFonts w:ascii="Calibri" w:hAnsi="Calibri" w:eastAsia="Calibri" w:cs="Calibri"/>
          <w:szCs w:val="28"/>
          <w:lang w:bidi="th-TH"/>
        </w:rPr>
      </w:r>
      <w:r>
        <w:rPr>
          <w:rFonts w:ascii="Calibri" w:hAnsi="Calibri" w:eastAsia="Calibri" w:cs="Calibri"/>
          <w:szCs w:val="28"/>
          <w:lang w:bidi="th-TH"/>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r>
      <w:r>
        <w:rPr>
          <w:rFonts w:ascii="Calibri" w:hAnsi="Calibri" w:eastAsia="Calibri" w:cs="Calibri"/>
          <w:color w:val="7030a0"/>
          <w:szCs w:val="28"/>
          <w:lang w:bidi="th-TH"/>
        </w:rPr>
        <w:t xml:space="preserve">Registrieren Sie sich vorab auf der Moodle-Plattform des Kompetenzzentrums Digitale Barrierefreiheit auf </w:t>
      </w:r>
      <w:hyperlink r:id="rId9" w:tooltip="https://mooc.hdm-stuttgart.de" w:history="1">
        <w:r>
          <w:rPr>
            <w:rStyle w:val="926"/>
            <w:rFonts w:ascii="Calibri" w:hAnsi="Calibri" w:eastAsia="Calibri" w:cs="Calibri"/>
            <w:color w:val="7030a0"/>
            <w:szCs w:val="28"/>
            <w:lang w:bidi="th-TH"/>
          </w:rPr>
          <w:t xml:space="preserve">https://mooc.hdm-stuttgart.de (kostenlose Registrierung)</w:t>
        </w:r>
      </w:hyperlink>
      <w:r>
        <w:rPr>
          <w:rFonts w:ascii="Calibri" w:hAnsi="Calibri" w:eastAsia="Calibri" w:cs="Calibri"/>
          <w:color w:val="7030a0"/>
          <w:szCs w:val="28"/>
          <w:lang w:bidi="th-TH"/>
        </w:rPr>
        <w:t xml:space="preserve"> und</w:t>
      </w:r>
      <w:r>
        <w:rPr>
          <w:rFonts w:ascii="Calibri" w:hAnsi="Calibri" w:eastAsia="Calibri" w:cs="Calibri"/>
          <w:szCs w:val="28"/>
          <w:lang w:bidi="th-TH"/>
        </w:rPr>
        <w:t xml:space="preserve"> </w:t>
      </w:r>
      <w:r>
        <w:rPr>
          <w:rFonts w:ascii="Calibri" w:hAnsi="Calibri" w:eastAsia="Calibri" w:cs="Calibri"/>
          <w:szCs w:val="28"/>
          <w:lang w:bidi="th-TH"/>
        </w:rPr>
        <w:t xml:space="preserve">lassen Sie sich </w:t>
      </w:r>
      <w:r>
        <w:rPr>
          <w:rFonts w:ascii="Calibri" w:hAnsi="Calibri" w:eastAsia="Calibri" w:cs="Calibri"/>
          <w:szCs w:val="28"/>
          <w:lang w:bidi="th-TH"/>
        </w:rPr>
        <w:t xml:space="preserve">eine Einweisung und Admin-Rechte für den Examenskurs</w:t>
      </w:r>
      <w:r>
        <w:rPr>
          <w:rFonts w:ascii="Calibri" w:hAnsi="Calibri" w:eastAsia="Calibri" w:cs="Calibri"/>
          <w:szCs w:val="28"/>
          <w:lang w:bidi="th-TH"/>
        </w:rPr>
        <w:t xml:space="preserve"> geben.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5"/>
        </w:numPr>
        <w:pBdr/>
        <w:spacing/>
        <w:ind/>
        <w:rPr>
          <w:rFonts w:ascii="Calibri" w:hAnsi="Calibri" w:eastAsia="Calibri" w:cs="Calibri"/>
          <w:strike/>
          <w:szCs w:val="28"/>
        </w:rPr>
      </w:pPr>
      <w:r>
        <w:rPr>
          <w:rFonts w:ascii="Calibri" w:hAnsi="Calibri" w:eastAsia="Calibri" w:cs="Calibri"/>
          <w:strike/>
          <w:szCs w:val="28"/>
          <w:lang w:bidi="th-TH"/>
        </w:rPr>
      </w:r>
      <w:commentRangeStart w:id="0"/>
      <w:r>
        <w:rPr>
          <w:rFonts w:ascii="Calibri" w:hAnsi="Calibri" w:eastAsia="Calibri" w:cs="Calibri"/>
          <w:strike/>
          <w:szCs w:val="28"/>
          <w:lang w:bidi="th-TH"/>
        </w:rPr>
        <w:t xml:space="preserve">Erklären Sie schriftlich, dass Sie sich an die Regeln für Aufsichtspersonen halten.</w:t>
      </w:r>
      <w:r>
        <w:rPr>
          <w:rFonts w:ascii="Calibri" w:hAnsi="Calibri" w:eastAsia="Calibri" w:cs="Calibri"/>
          <w:strike/>
          <w:szCs w:val="28"/>
          <w:lang w:bidi="th-TH"/>
        </w:rPr>
      </w:r>
      <w:commentRangeEnd w:id="0"/>
      <w:r>
        <w:commentReference w:id="0"/>
      </w:r>
      <w:r>
        <w:rPr>
          <w:rFonts w:ascii="Calibri" w:hAnsi="Calibri" w:eastAsia="Calibri" w:cs="Calibri"/>
          <w:strike/>
          <w:szCs w:val="28"/>
        </w:rPr>
      </w:r>
      <w:r>
        <w:rPr>
          <w:rFonts w:ascii="Calibri" w:hAnsi="Calibri" w:eastAsia="Calibri" w:cs="Calibri"/>
          <w:strike/>
          <w:szCs w:val="28"/>
        </w:rPr>
      </w:r>
    </w:p>
    <w:p>
      <w:pPr>
        <w:pStyle w:val="921"/>
        <w:numPr>
          <w:ilvl w:val="0"/>
          <w:numId w:val="5"/>
        </w:numPr>
        <w:pBdr/>
        <w:spacing/>
        <w:ind/>
        <w:rPr>
          <w:rFonts w:ascii="Calibri" w:hAnsi="Calibri" w:eastAsia="Calibri" w:cs="Calibri"/>
          <w:szCs w:val="28"/>
          <w:lang w:bidi="th-TH"/>
        </w:rPr>
      </w:pPr>
      <w:r>
        <w:rPr>
          <w:rFonts w:ascii="Calibri" w:hAnsi="Calibri" w:eastAsia="Calibri" w:cs="Calibri"/>
          <w:szCs w:val="28"/>
          <w:lang w:bidi="th-TH"/>
        </w:rPr>
        <w:t xml:space="preserve">Ca. </w:t>
      </w:r>
      <w:r>
        <w:rPr>
          <w:rFonts w:ascii="Calibri" w:hAnsi="Calibri" w:eastAsia="Calibri" w:cs="Calibri"/>
          <w:color w:val="7030a0"/>
          <w:szCs w:val="28"/>
          <w:lang w:bidi="th-TH"/>
        </w:rPr>
        <w:t xml:space="preserve">1</w:t>
      </w:r>
      <w:r>
        <w:rPr>
          <w:rFonts w:ascii="Calibri" w:hAnsi="Calibri" w:eastAsia="Calibri" w:cs="Calibri"/>
          <w:color w:val="7030a0"/>
          <w:szCs w:val="28"/>
          <w:lang w:bidi="th-TH"/>
        </w:rPr>
        <w:t xml:space="preserve"> W</w:t>
      </w:r>
      <w:r>
        <w:rPr>
          <w:rFonts w:ascii="Calibri" w:hAnsi="Calibri" w:eastAsia="Calibri" w:cs="Calibri"/>
          <w:color w:val="7030a0"/>
          <w:szCs w:val="28"/>
          <w:lang w:bidi="th-TH"/>
        </w:rPr>
        <w:t xml:space="preserve">oche</w:t>
      </w:r>
      <w:r>
        <w:rPr>
          <w:rFonts w:ascii="Calibri" w:hAnsi="Calibri" w:eastAsia="Calibri" w:cs="Calibri"/>
          <w:szCs w:val="28"/>
          <w:lang w:bidi="th-TH"/>
        </w:rPr>
        <w:t xml:space="preserve"> vor der Prüfung </w:t>
      </w:r>
      <w:r>
        <w:rPr>
          <w:rFonts w:ascii="Calibri" w:hAnsi="Calibri" w:eastAsia="Calibri" w:cs="Calibri"/>
          <w:szCs w:val="28"/>
          <w:lang w:bidi="th-TH"/>
        </w:rPr>
        <w:t xml:space="preserve">empfangen Sie </w:t>
      </w:r>
      <w:r>
        <w:rPr>
          <w:rFonts w:ascii="Calibri" w:hAnsi="Calibri" w:eastAsia="Calibri" w:cs="Calibri"/>
          <w:szCs w:val="28"/>
          <w:lang w:bidi="th-TH"/>
        </w:rPr>
        <w:t xml:space="preserve">die folgenden Unterlagen</w:t>
      </w:r>
      <w:r>
        <w:rPr>
          <w:rFonts w:ascii="Calibri" w:hAnsi="Calibri" w:eastAsia="Calibri" w:cs="Calibri"/>
          <w:szCs w:val="28"/>
          <w:lang w:bidi="th-TH"/>
        </w:rPr>
        <w:t xml:space="preserve">:</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5"/>
        </w:numPr>
        <w:pBdr/>
        <w:spacing/>
        <w:ind/>
        <w:rPr>
          <w:rFonts w:ascii="Calibri" w:hAnsi="Calibri" w:eastAsia="Calibri" w:cs="Calibri"/>
          <w:szCs w:val="28"/>
          <w:lang w:bidi="th-TH"/>
        </w:rPr>
      </w:pPr>
      <w:r>
        <w:rPr>
          <w:rFonts w:ascii="Calibri" w:hAnsi="Calibri" w:eastAsia="Calibri" w:cs="Calibri"/>
          <w:szCs w:val="28"/>
          <w:lang w:bidi="th-TH"/>
        </w:rPr>
        <w:t xml:space="preserve">Namen und Email-Adressen der Prüflinge</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5"/>
        </w:numPr>
        <w:pBdr/>
        <w:spacing/>
        <w:ind/>
        <w:rPr>
          <w:rFonts w:ascii="Calibri" w:hAnsi="Calibri" w:eastAsia="Calibri" w:cs="Calibri"/>
          <w:color w:val="7030a0"/>
        </w:rPr>
      </w:pPr>
      <w:r>
        <w:rPr>
          <w:rFonts w:ascii="Calibri" w:hAnsi="Calibri" w:eastAsia="Calibri" w:cs="Calibri"/>
          <w:color w:val="7030a0"/>
          <w:szCs w:val="28"/>
          <w:highlight w:val="none"/>
          <w:lang w:bidi="th-TH"/>
        </w:rPr>
      </w:r>
      <w:r>
        <w:rPr>
          <w:rFonts w:ascii="Calibri" w:hAnsi="Calibri" w:eastAsia="Calibri" w:cs="Calibri"/>
          <w:color w:val="7030a0"/>
          <w:szCs w:val="28"/>
          <w:highlight w:val="none"/>
          <w:lang w:bidi="th-TH"/>
        </w:rPr>
        <w:t xml:space="preserve">Link zum Examenskurs sowie der dazugehörige </w:t>
      </w:r>
      <w:del w:id="2" w:author="Ann-Katrin (Gast)" w:date="2024-11-20T13:43:43Z" oouserid="uid-1723455442389">
        <w:r>
          <w:rPr>
            <w:rFonts w:ascii="Calibri" w:hAnsi="Calibri" w:eastAsia="Calibri" w:cs="Calibri"/>
            <w:color w:val="7030a0"/>
            <w:szCs w:val="28"/>
            <w:highlight w:val="none"/>
            <w:lang w:bidi="th-TH"/>
          </w:rPr>
          <w:delText xml:space="preserve"> </w:delText>
        </w:r>
      </w:del>
      <w:r>
        <w:rPr>
          <w:rFonts w:ascii="Calibri" w:hAnsi="Calibri" w:eastAsia="Calibri" w:cs="Calibri"/>
          <w:color w:val="7030a0"/>
          <w:szCs w:val="28"/>
          <w:highlight w:val="none"/>
          <w:lang w:bidi="th-TH"/>
        </w:rPr>
        <w:t xml:space="preserve">Einschreibeschlüssel</w:t>
      </w:r>
      <w:r>
        <w:rPr>
          <w:rFonts w:ascii="Calibri" w:hAnsi="Calibri" w:eastAsia="Calibri" w:cs="Calibri"/>
          <w:color w:val="7030a0"/>
        </w:rPr>
      </w:r>
      <w:r>
        <w:rPr>
          <w:rFonts w:ascii="Calibri" w:hAnsi="Calibri" w:eastAsia="Calibri" w:cs="Calibri"/>
          <w:color w:val="7030a0"/>
        </w:rPr>
      </w:r>
    </w:p>
    <w:p>
      <w:pPr>
        <w:pStyle w:val="921"/>
        <w:numPr>
          <w:ilvl w:val="1"/>
          <w:numId w:val="5"/>
        </w:numPr>
        <w:pBdr/>
        <w:spacing/>
        <w:ind/>
        <w:rPr>
          <w:rFonts w:ascii="Calibri" w:hAnsi="Calibri" w:eastAsia="Calibri" w:cs="Calibri"/>
          <w:strike/>
          <w:color w:val="7030a0"/>
          <w:szCs w:val="28"/>
        </w:rPr>
      </w:pPr>
      <w:r>
        <w:rPr>
          <w:rFonts w:ascii="Calibri" w:hAnsi="Calibri" w:eastAsia="Calibri" w:cs="Calibri"/>
          <w:strike/>
          <w:color w:val="7030a0"/>
          <w:szCs w:val="28"/>
          <w:lang w:bidi="th-TH"/>
        </w:rPr>
      </w:r>
      <w:commentRangeStart w:id="1"/>
      <w:r>
        <w:rPr>
          <w:rFonts w:ascii="Calibri" w:hAnsi="Calibri" w:eastAsia="Calibri" w:cs="Calibri"/>
          <w:strike w:val="0"/>
          <w:color w:val="7030a0"/>
          <w:szCs w:val="28"/>
          <w:lang w:bidi="th-TH"/>
        </w:rPr>
        <w:t xml:space="preserve">Anweisungen zur Prüfung </w:t>
      </w:r>
      <w:r>
        <w:rPr>
          <w:rFonts w:ascii="Calibri" w:hAnsi="Calibri" w:eastAsia="Calibri" w:cs="Calibri"/>
          <w:strike/>
          <w:color w:val="7030a0"/>
          <w:szCs w:val="28"/>
          <w:lang w:bidi="th-TH"/>
        </w:rPr>
        <w:t xml:space="preserve">mit Liste der Prüflinge und individuellen Prüfungs-URLs – URLs ausdrucken und zerschneiden, so dass jeder Prüfling seine URL erhält. Tipp: Auch das WLAN-Passwort mit auf die Schnipsel schreiben.</w:t>
      </w:r>
      <w:r>
        <w:rPr>
          <w:rFonts w:ascii="Calibri" w:hAnsi="Calibri" w:eastAsia="Calibri" w:cs="Calibri"/>
          <w:strike/>
          <w:color w:val="7030a0"/>
          <w:szCs w:val="28"/>
          <w:lang w:bidi="th-TH"/>
        </w:rPr>
      </w:r>
      <w:commentRangeEnd w:id="1"/>
      <w:r>
        <w:commentReference w:id="1"/>
      </w:r>
      <w:r>
        <w:rPr>
          <w:rFonts w:ascii="Calibri" w:hAnsi="Calibri" w:eastAsia="Calibri" w:cs="Calibri"/>
          <w:strike/>
          <w:color w:val="7030a0"/>
          <w:szCs w:val="28"/>
        </w:rPr>
      </w:r>
      <w:r>
        <w:rPr>
          <w:rFonts w:ascii="Calibri" w:hAnsi="Calibri" w:eastAsia="Calibri" w:cs="Calibri"/>
          <w:strike/>
          <w:color w:val="7030a0"/>
          <w:szCs w:val="28"/>
        </w:rPr>
      </w:r>
    </w:p>
    <w:p>
      <w:pPr>
        <w:pStyle w:val="921"/>
        <w:numPr>
          <w:ilvl w:val="1"/>
          <w:numId w:val="5"/>
        </w:numPr>
        <w:pBdr/>
        <w:spacing/>
        <w:ind/>
        <w:rPr>
          <w:rFonts w:ascii="Calibri" w:hAnsi="Calibri" w:eastAsia="Calibri" w:cs="Calibri"/>
          <w:strike w:val="0"/>
          <w:color w:val="7030a0"/>
        </w:rPr>
      </w:pPr>
      <w:r>
        <w:rPr>
          <w:rFonts w:ascii="Calibri" w:hAnsi="Calibri" w:eastAsia="Calibri" w:cs="Calibri"/>
          <w:strike w:val="0"/>
          <w:color w:val="7030a0"/>
          <w:szCs w:val="28"/>
          <w:highlight w:val="none"/>
          <w:lang w:bidi="th-TH"/>
        </w:rPr>
      </w:r>
      <w:r>
        <w:rPr>
          <w:rFonts w:ascii="Calibri" w:hAnsi="Calibri" w:eastAsia="Calibri" w:cs="Calibri"/>
          <w:strike w:val="0"/>
          <w:color w:val="7030a0"/>
          <w:szCs w:val="28"/>
          <w:highlight w:val="none"/>
          <w:lang w:bidi="th-TH"/>
        </w:rPr>
        <w:t xml:space="preserve">Ggf. individuelle Sonderregelungen für einzelne Prüflinge: Nachteilsausgleiche (zusätzliche Zeit), Gebärdensprach</w:t>
      </w:r>
      <w:ins w:id="3" w:author="Ann-Katrin (Gast)" w:date="2024-11-20T13:44:25Z" oouserid="uid-1723455442389">
        <w:r>
          <w:rPr>
            <w:rFonts w:ascii="Calibri" w:hAnsi="Calibri" w:eastAsia="Calibri" w:cs="Calibri"/>
            <w:strike w:val="0"/>
            <w:color w:val="7030a0"/>
            <w:szCs w:val="28"/>
            <w:highlight w:val="none"/>
            <w:lang w:bidi="th-TH"/>
          </w:rPr>
          <w:t xml:space="preserve">d</w:t>
        </w:r>
      </w:ins>
      <w:del w:id="4" w:author="Ann-Katrin (Gast)" w:date="2024-11-20T13:44:24Z" oouserid="uid-1723455442389">
        <w:r>
          <w:rPr>
            <w:rFonts w:ascii="Calibri" w:hAnsi="Calibri" w:eastAsia="Calibri" w:cs="Calibri"/>
            <w:strike w:val="0"/>
            <w:color w:val="7030a0"/>
            <w:szCs w:val="28"/>
            <w:highlight w:val="none"/>
            <w:lang w:bidi="th-TH"/>
          </w:rPr>
          <w:delText xml:space="preserve">-D</w:delText>
        </w:r>
      </w:del>
      <w:r>
        <w:rPr>
          <w:rFonts w:ascii="Calibri" w:hAnsi="Calibri" w:eastAsia="Calibri" w:cs="Calibri"/>
          <w:strike w:val="0"/>
          <w:color w:val="7030a0"/>
          <w:szCs w:val="28"/>
          <w:highlight w:val="none"/>
          <w:lang w:bidi="th-TH"/>
        </w:rPr>
        <w:t xml:space="preserve">olmetsche</w:t>
      </w:r>
      <w:ins w:id="5" w:author="Ann-Katrin (Gast)" w:date="2024-11-20T13:44:19Z" oouserid="uid-1723455442389">
        <w:r>
          <w:rPr>
            <w:rFonts w:ascii="Calibri" w:hAnsi="Calibri" w:eastAsia="Calibri" w:cs="Calibri"/>
            <w:strike w:val="0"/>
            <w:color w:val="7030a0"/>
            <w:szCs w:val="28"/>
            <w:highlight w:val="none"/>
            <w:lang w:bidi="th-TH"/>
          </w:rPr>
          <w:t xml:space="preserve">nde</w:t>
        </w:r>
      </w:ins>
      <w:del w:id="6" w:author="Ann-Katrin (Gast)" w:date="2024-11-20T13:44:18Z" oouserid="uid-1723455442389">
        <w:r>
          <w:rPr>
            <w:rFonts w:ascii="Calibri" w:hAnsi="Calibri" w:eastAsia="Calibri" w:cs="Calibri"/>
            <w:strike w:val="0"/>
            <w:color w:val="7030a0"/>
            <w:szCs w:val="28"/>
            <w:highlight w:val="none"/>
            <w:lang w:bidi="th-TH"/>
          </w:rPr>
          <w:delText xml:space="preserve">r.</w:delText>
        </w:r>
      </w:del>
      <w:r>
        <w:rPr>
          <w:rFonts w:ascii="Calibri" w:hAnsi="Calibri" w:eastAsia="Calibri" w:cs="Calibri"/>
          <w:strike w:val="0"/>
          <w:color w:val="7030a0"/>
        </w:rPr>
      </w:r>
      <w:r>
        <w:rPr>
          <w:rFonts w:ascii="Calibri" w:hAnsi="Calibri" w:eastAsia="Calibri" w:cs="Calibri"/>
          <w:strike w:val="0"/>
          <w:color w:val="7030a0"/>
        </w:rPr>
      </w:r>
    </w:p>
    <w:p>
      <w:pPr>
        <w:pStyle w:val="921"/>
        <w:numPr>
          <w:ilvl w:val="0"/>
          <w:numId w:val="5"/>
        </w:numPr>
        <w:pBdr/>
        <w:spacing/>
        <w:ind/>
        <w:rPr>
          <w:rFonts w:ascii="Calibri" w:hAnsi="Calibri" w:eastAsia="Calibri" w:cs="Calibri"/>
          <w:color w:val="7030a0"/>
          <w:highlight w:val="none"/>
          <w:lang w:bidi="th-TH"/>
        </w:rPr>
      </w:pPr>
      <w:r>
        <w:rPr>
          <w:rFonts w:ascii="Calibri" w:hAnsi="Calibri" w:eastAsia="Calibri" w:cs="Calibri"/>
          <w:color w:val="7030a0"/>
          <w:szCs w:val="28"/>
          <w:highlight w:val="none"/>
          <w:lang w:bidi="th-TH"/>
        </w:rPr>
      </w:r>
      <w:commentRangeStart w:id="2"/>
      <w:r>
        <w:rPr>
          <w:rFonts w:ascii="Calibri" w:hAnsi="Calibri" w:eastAsia="Calibri" w:cs="Calibri"/>
          <w:color w:val="7030a0"/>
          <w:szCs w:val="28"/>
          <w:highlight w:val="none"/>
          <w:lang w:bidi="th-TH"/>
        </w:rPr>
        <w:t xml:space="preserve">Nach Erhalt der Unterlagen, senden die Aufsichtspersonen eine Einladungs-Email an ihre Prüflinge mit folgenden Informationen:</w:t>
      </w:r>
      <w:r>
        <w:rPr>
          <w:rFonts w:ascii="Calibri" w:hAnsi="Calibri" w:eastAsia="Calibri" w:cs="Calibri"/>
          <w:color w:val="7030a0"/>
          <w:highlight w:val="none"/>
          <w:lang w:bidi="th-TH"/>
        </w:rPr>
      </w:r>
      <w:r>
        <w:rPr>
          <w:rFonts w:ascii="Calibri" w:hAnsi="Calibri" w:eastAsia="Calibri" w:cs="Calibri"/>
          <w:color w:val="7030a0"/>
          <w:highlight w:val="none"/>
          <w:lang w:bidi="th-TH"/>
        </w:rPr>
      </w:r>
      <w:commentRangeEnd w:id="2"/>
      <w:r>
        <w:commentReference w:id="2"/>
      </w:r>
      <w:ins w:id="7" w:author="Eppler Laura" w:date="2024-11-25T08:29:05Z" oouserid="oc8w8qnihsjn_3f828b24-9cc1-103a-95c6-4f2a8baa35a9">
        <w:r/>
      </w:ins>
      <w:r>
        <w:rPr>
          <w:rFonts w:ascii="Calibri" w:hAnsi="Calibri" w:eastAsia="Calibri" w:cs="Calibri"/>
          <w:color w:val="7030a0"/>
          <w:highlight w:val="none"/>
          <w:lang w:bidi="th-TH"/>
        </w:rPr>
      </w:r>
    </w:p>
    <w:p>
      <w:pPr>
        <w:pStyle w:val="921"/>
        <w:numPr>
          <w:ilvl w:val="1"/>
          <w:numId w:val="5"/>
        </w:numPr>
        <w:pBdr/>
        <w:spacing/>
        <w:ind/>
        <w:rPr>
          <w:rFonts w:ascii="Calibri" w:hAnsi="Calibri" w:eastAsia="Calibri" w:cs="Calibri"/>
          <w:color w:val="7030a0"/>
          <w:highlight w:val="none"/>
          <w:lang w:bidi="th-TH"/>
        </w:rPr>
      </w:pPr>
      <w:r>
        <w:rPr>
          <w:rFonts w:ascii="Calibri" w:hAnsi="Calibri" w:eastAsia="Calibri" w:cs="Calibri"/>
          <w:color w:val="7030a0"/>
          <w:szCs w:val="28"/>
          <w:highlight w:val="none"/>
          <w:lang w:bidi="th-TH"/>
        </w:rPr>
        <w:t xml:space="preserve">Ortsinformationen</w:t>
      </w:r>
      <w:r>
        <w:rPr>
          <w:rFonts w:ascii="Calibri" w:hAnsi="Calibri" w:eastAsia="Calibri" w:cs="Calibri"/>
          <w:color w:val="7030a0"/>
          <w:highlight w:val="none"/>
          <w:lang w:bidi="th-TH"/>
        </w:rPr>
        <w:t xml:space="preserve"> (Raum etc.)</w:t>
      </w:r>
      <w:r>
        <w:rPr>
          <w:rFonts w:ascii="Calibri" w:hAnsi="Calibri" w:eastAsia="Calibri" w:cs="Calibri"/>
          <w:color w:val="7030a0"/>
          <w:highlight w:val="none"/>
          <w:lang w:bidi="th-TH"/>
        </w:rPr>
      </w:r>
      <w:r>
        <w:rPr>
          <w:rFonts w:ascii="Calibri" w:hAnsi="Calibri" w:eastAsia="Calibri" w:cs="Calibri"/>
          <w:color w:val="7030a0"/>
          <w:highlight w:val="none"/>
          <w:lang w:bidi="th-TH"/>
        </w:rPr>
      </w:r>
    </w:p>
    <w:p>
      <w:pPr>
        <w:pStyle w:val="921"/>
        <w:numPr>
          <w:ilvl w:val="1"/>
          <w:numId w:val="5"/>
        </w:numPr>
        <w:pBdr/>
        <w:spacing/>
        <w:ind/>
        <w:rPr>
          <w:rFonts w:ascii="Calibri" w:hAnsi="Calibri" w:eastAsia="Calibri" w:cs="Calibri"/>
          <w:color w:val="7030a0"/>
          <w:highlight w:val="none"/>
        </w:rPr>
      </w:pPr>
      <w:r>
        <w:rPr>
          <w:rFonts w:ascii="Calibri" w:hAnsi="Calibri" w:eastAsia="Calibri" w:cs="Calibri"/>
          <w:color w:val="7030a0"/>
          <w:highlight w:val="none"/>
        </w:rPr>
      </w:r>
      <w:r>
        <w:rPr>
          <w:rFonts w:ascii="Calibri" w:hAnsi="Calibri" w:eastAsia="Calibri" w:cs="Calibri"/>
          <w:color w:val="7030a0"/>
          <w:highlight w:val="none"/>
        </w:rPr>
        <w:t xml:space="preserve">Link zum Examenskurs sowie der dazugehörige  Einschreibeschlüssel, damit sich die Prüflinge vorab in diesen Kurs einschreiben können und ggfs. mit dem Screenreader testen können.</w:t>
      </w:r>
      <w:r>
        <w:rPr>
          <w:rFonts w:ascii="Calibri" w:hAnsi="Calibri" w:eastAsia="Calibri" w:cs="Calibri"/>
          <w:color w:val="7030a0"/>
          <w:highlight w:val="none"/>
        </w:rPr>
      </w:r>
      <w:r>
        <w:rPr>
          <w:rFonts w:ascii="Calibri" w:hAnsi="Calibri" w:eastAsia="Calibri" w:cs="Calibri"/>
          <w:color w:val="7030a0"/>
          <w:highlight w:val="none"/>
        </w:rPr>
      </w:r>
    </w:p>
    <w:p>
      <w:pPr>
        <w:pStyle w:val="921"/>
        <w:numPr>
          <w:ilvl w:val="1"/>
          <w:numId w:val="5"/>
        </w:numPr>
        <w:pBdr/>
        <w:spacing/>
        <w:ind/>
        <w:rPr>
          <w:rFonts w:ascii="Calibri" w:hAnsi="Calibri" w:eastAsia="Calibri" w:cs="Calibri"/>
          <w:color w:val="7030a0"/>
        </w:rPr>
      </w:pPr>
      <w:r>
        <w:rPr>
          <w:rFonts w:ascii="Calibri" w:hAnsi="Calibri" w:eastAsia="Calibri" w:cs="Calibri"/>
          <w:color w:val="7030a0"/>
          <w:szCs w:val="28"/>
          <w:highlight w:val="none"/>
          <w:lang w:bidi="th-TH"/>
        </w:rPr>
        <w:t xml:space="preserve">Ggf. darüber informieren, dass Laptops selbst mitgebracht werden müssen.</w:t>
      </w:r>
      <w:r>
        <w:rPr>
          <w:rFonts w:ascii="Calibri" w:hAnsi="Calibri" w:eastAsia="Calibri" w:cs="Calibri"/>
          <w:color w:val="7030a0"/>
        </w:rPr>
      </w:r>
      <w:r>
        <w:rPr>
          <w:rFonts w:ascii="Calibri" w:hAnsi="Calibri" w:eastAsia="Calibri" w:cs="Calibri"/>
          <w:color w:val="7030a0"/>
        </w:rPr>
      </w:r>
    </w:p>
    <w:p>
      <w:pPr>
        <w:pStyle w:val="921"/>
        <w:numPr>
          <w:ilvl w:val="1"/>
          <w:numId w:val="5"/>
        </w:numPr>
        <w:pBdr/>
        <w:spacing/>
        <w:ind/>
        <w:rPr>
          <w:rFonts w:ascii="Calibri" w:hAnsi="Calibri" w:eastAsia="Calibri" w:cs="Calibri"/>
          <w:color w:val="7030a0"/>
        </w:rPr>
      </w:pPr>
      <w:r>
        <w:rPr>
          <w:rFonts w:ascii="Calibri" w:hAnsi="Calibri" w:eastAsia="Calibri" w:cs="Calibri"/>
          <w:color w:val="7030a0"/>
          <w:szCs w:val="28"/>
          <w:highlight w:val="none"/>
          <w:lang w:bidi="th-TH"/>
        </w:rPr>
        <w:t xml:space="preserve">Fügen das „Merkblatt für die Prüflinge“</w:t>
      </w:r>
      <w:r>
        <w:rPr>
          <w:rFonts w:ascii="Calibri" w:hAnsi="Calibri" w:eastAsia="Calibri" w:cs="Calibri"/>
          <w:color w:val="7030a0"/>
          <w:szCs w:val="28"/>
          <w:highlight w:val="none"/>
          <w:lang w:bidi="th-TH"/>
        </w:rPr>
        <w:t xml:space="preserve"> als Anhang bei.</w:t>
      </w:r>
      <w:r>
        <w:rPr>
          <w:rFonts w:ascii="Calibri" w:hAnsi="Calibri" w:eastAsia="Calibri" w:cs="Calibri"/>
          <w:color w:val="7030a0"/>
        </w:rPr>
      </w:r>
      <w:r>
        <w:rPr>
          <w:rFonts w:ascii="Calibri" w:hAnsi="Calibri" w:eastAsia="Calibri" w:cs="Calibri"/>
          <w:color w:val="7030a0"/>
        </w:rPr>
      </w:r>
    </w:p>
    <w:p>
      <w:pPr>
        <w:pStyle w:val="921"/>
        <w:numPr>
          <w:ilvl w:val="1"/>
          <w:numId w:val="15"/>
        </w:numPr>
        <w:pBdr/>
        <w:spacing/>
        <w:ind/>
        <w:rPr>
          <w:rFonts w:ascii="Calibri" w:hAnsi="Calibri" w:eastAsia="Calibri" w:cs="Calibri"/>
          <w:color w:val="7030a0"/>
          <w:highlight w:val="none"/>
          <w:lang w:bidi="th-TH"/>
        </w:rPr>
      </w:pPr>
      <w:r>
        <w:rPr>
          <w:rFonts w:ascii="Calibri" w:hAnsi="Calibri" w:eastAsia="Calibri" w:cs="Calibri"/>
          <w:color w:val="7030a0"/>
          <w:highlight w:val="none"/>
          <w:lang w:bidi="th-TH"/>
        </w:rPr>
        <w:t xml:space="preserve">Kontaktdaten</w:t>
      </w:r>
      <w:r>
        <w:rPr>
          <w:rFonts w:ascii="Calibri" w:hAnsi="Calibri" w:eastAsia="Calibri" w:cs="Calibri"/>
          <w:color w:val="7030a0"/>
          <w:highlight w:val="none"/>
          <w:lang w:bidi="th-TH"/>
        </w:rPr>
      </w:r>
      <w:r>
        <w:rPr>
          <w:rFonts w:ascii="Calibri" w:hAnsi="Calibri" w:eastAsia="Calibri" w:cs="Calibri"/>
          <w:color w:val="7030a0"/>
          <w:highlight w:val="none"/>
          <w:lang w:bidi="th-TH"/>
        </w:rPr>
      </w:r>
    </w:p>
    <w:p>
      <w:pPr>
        <w:pStyle w:val="921"/>
        <w:numPr>
          <w:ilvl w:val="0"/>
          <w:numId w:val="5"/>
        </w:numPr>
        <w:pBdr/>
        <w:spacing/>
        <w:ind/>
        <w:rPr>
          <w:ins w:id="8" w:author="Eppler Laura" w:date="2024-11-25T08:27:30Z" oouserid="oc8w8qnihsjn_3f828b24-9cc1-103a-95c6-4f2a8baa35a9"/>
          <w:rFonts w:ascii="Calibri" w:hAnsi="Calibri" w:eastAsia="Calibri" w:cs="Calibri"/>
          <w:color w:val="7030a0"/>
          <w:lang w:bidi="th-TH"/>
        </w:rPr>
      </w:pPr>
      <w:ins w:id="9" w:author="Eppler Laura" w:date="2024-11-25T08:30:36Z" oouserid="oc8w8qnihsjn_3f828b24-9cc1-103a-95c6-4f2a8baa35a9">
        <w:r>
          <w:rPr>
            <w:rFonts w:ascii="Calibri" w:hAnsi="Calibri" w:eastAsia="Calibri" w:cs="Calibri"/>
            <w:color w:val="7030a0"/>
            <w:szCs w:val="28"/>
            <w:lang w:bidi="th-TH"/>
          </w:rPr>
          <w:t xml:space="preserve">Materialien für den Prüfungstag ausdrucken:</w:t>
        </w:r>
      </w:ins>
      <w:ins w:id="10" w:author="Eppler Laura" w:date="2024-11-25T08:27:30Z" oouserid="oc8w8qnihsjn_3f828b24-9cc1-103a-95c6-4f2a8baa35a9">
        <w:r>
          <w:rPr>
            <w:rFonts w:ascii="Calibri" w:hAnsi="Calibri" w:eastAsia="Calibri" w:cs="Calibri"/>
            <w:color w:val="7030a0"/>
            <w:lang w:bidi="th-TH"/>
          </w:rPr>
        </w:r>
      </w:ins>
    </w:p>
    <w:p>
      <w:pPr>
        <w:pStyle w:val="921"/>
        <w:numPr>
          <w:ilvl w:val="1"/>
          <w:numId w:val="5"/>
        </w:numPr>
        <w:pBdr/>
        <w:spacing/>
        <w:ind/>
        <w:rPr>
          <w:ins w:id="11" w:author="Eppler Laura" w:date="2024-11-25T08:27:52Z" oouserid="oc8w8qnihsjn_3f828b24-9cc1-103a-95c6-4f2a8baa35a9"/>
          <w:rFonts w:ascii="Calibri" w:hAnsi="Calibri" w:eastAsia="Calibri" w:cs="Calibri"/>
          <w:color w:val="7030a0"/>
          <w:lang w:bidi="th-TH"/>
        </w:rPr>
      </w:pPr>
      <w:ins w:id="12" w:author="Eppler Laura" w:date="2024-11-25T08:27:19Z" oouserid="oc8w8qnihsjn_3f828b24-9cc1-103a-95c6-4f2a8baa35a9">
        <w:r>
          <w:rPr>
            <w:rFonts w:ascii="Calibri" w:hAnsi="Calibri" w:eastAsia="Calibri" w:cs="Calibri"/>
            <w:color w:val="7030a0"/>
            <w:szCs w:val="28"/>
            <w:lang w:bidi="th-TH"/>
          </w:rPr>
        </w:r>
      </w:ins>
      <w:r>
        <w:rPr>
          <w:rFonts w:ascii="Calibri" w:hAnsi="Calibri" w:eastAsia="Calibri" w:cs="Calibri"/>
          <w:color w:val="7030a0"/>
          <w:szCs w:val="28"/>
          <w:lang w:bidi="th-TH"/>
        </w:rPr>
      </w:r>
      <w:commentRangeStart w:id="3"/>
      <w:del w:id="13" w:author="Eppler Laura" w:date="2024-11-25T08:27:38Z" oouserid="oc8w8qnihsjn_3f828b24-9cc1-103a-95c6-4f2a8baa35a9">
        <w:r>
          <w:rPr>
            <w:rFonts w:ascii="Calibri" w:hAnsi="Calibri" w:eastAsia="Calibri" w:cs="Calibri"/>
            <w:color w:val="7030a0"/>
            <w:szCs w:val="28"/>
            <w:lang w:bidi="th-TH"/>
          </w:rPr>
          <w:delText xml:space="preserve">Erstellen eine </w:delText>
        </w:r>
      </w:del>
      <w:del w:id="14" w:author="Eppler Laura" w:date="2024-11-25T08:33:42Z" oouserid="oc8w8qnihsjn_3f828b24-9cc1-103a-95c6-4f2a8baa35a9">
        <w:r>
          <w:rPr>
            <w:rFonts w:ascii="Calibri" w:hAnsi="Calibri" w:eastAsia="Calibri" w:cs="Calibri"/>
            <w:color w:val="7030a0"/>
            <w:szCs w:val="28"/>
            <w:lang w:bidi="th-TH"/>
          </w:rPr>
          <w:delText xml:space="preserve">U</w:delText>
        </w:r>
      </w:del>
      <w:del w:id="15" w:author="Eppler Laura" w:date="2024-11-25T08:33:42Z" oouserid="oc8w8qnihsjn_3f828b24-9cc1-103a-95c6-4f2a8baa35a9">
        <w:r>
          <w:rPr>
            <w:rFonts w:ascii="Calibri" w:hAnsi="Calibri" w:eastAsia="Calibri" w:cs="Calibri"/>
            <w:color w:val="7030a0"/>
            <w:szCs w:val="28"/>
            <w:lang w:bidi="th-TH"/>
          </w:rPr>
          <w:delText xml:space="preserve">nterschriften</w:delText>
        </w:r>
      </w:del>
      <w:ins w:id="16" w:author="Eppler Laura" w:date="2024-11-25T08:33:47Z" oouserid="oc8w8qnihsjn_3f828b24-9cc1-103a-95c6-4f2a8baa35a9">
        <w:r>
          <w:rPr>
            <w:rFonts w:ascii="Calibri" w:hAnsi="Calibri" w:eastAsia="Calibri" w:cs="Calibri"/>
            <w:color w:val="7030a0"/>
            <w:szCs w:val="28"/>
            <w:lang w:bidi="th-TH"/>
          </w:rPr>
          <w:t xml:space="preserve">Teilnahme</w:t>
        </w:r>
      </w:ins>
      <w:r>
        <w:rPr>
          <w:rFonts w:ascii="Calibri" w:hAnsi="Calibri" w:eastAsia="Calibri" w:cs="Calibri"/>
          <w:color w:val="7030a0"/>
          <w:szCs w:val="28"/>
          <w:lang w:bidi="th-TH"/>
        </w:rPr>
        <w:t xml:space="preserve">liste</w:t>
      </w:r>
      <w:commentRangeEnd w:id="3"/>
      <w:r>
        <w:commentReference w:id="3"/>
      </w:r>
      <w:r>
        <w:rPr>
          <w:rFonts w:ascii="Calibri" w:hAnsi="Calibri" w:eastAsia="Calibri" w:cs="Calibri"/>
          <w:color w:val="7030a0"/>
          <w:szCs w:val="28"/>
          <w:lang w:bidi="th-TH"/>
        </w:rPr>
        <w:t xml:space="preserve"> für die Prüflinge</w:t>
      </w:r>
      <w:del w:id="17" w:author="Eppler Laura" w:date="2024-11-25T08:27:49Z" oouserid="oc8w8qnihsjn_3f828b24-9cc1-103a-95c6-4f2a8baa35a9">
        <w:r>
          <w:rPr>
            <w:rFonts w:ascii="Calibri" w:hAnsi="Calibri" w:eastAsia="Calibri" w:cs="Calibri"/>
            <w:color w:val="7030a0"/>
            <w:szCs w:val="28"/>
            <w:lang w:bidi="th-TH"/>
          </w:rPr>
          <w:delText xml:space="preserve"> und drucken diese für den Prüfungstag </w:delText>
        </w:r>
      </w:del>
      <w:del w:id="18" w:author="Eppler Laura" w:date="2024-11-25T08:27:49Z" oouserid="oc8w8qnihsjn_3f828b24-9cc1-103a-95c6-4f2a8baa35a9">
        <w:r>
          <w:rPr>
            <w:rFonts w:ascii="Calibri" w:hAnsi="Calibri" w:eastAsia="Calibri" w:cs="Calibri"/>
            <w:color w:val="7030a0"/>
            <w:szCs w:val="28"/>
            <w:lang w:bidi="th-TH"/>
          </w:rPr>
          <w:delText xml:space="preserve">aus</w:delText>
        </w:r>
      </w:del>
      <w:del w:id="19" w:author="Eppler Laura" w:date="2024-11-25T08:27:49Z" oouserid="oc8w8qnihsjn_3f828b24-9cc1-103a-95c6-4f2a8baa35a9">
        <w:r>
          <w:rPr>
            <w:rFonts w:ascii="Calibri" w:hAnsi="Calibri" w:eastAsia="Calibri" w:cs="Calibri"/>
            <w:color w:val="7030a0"/>
            <w:szCs w:val="28"/>
            <w:lang w:bidi="th-TH"/>
          </w:rPr>
          <w:delText xml:space="preserve">.</w:delText>
        </w:r>
      </w:del>
      <w:ins w:id="20" w:author="Eppler Laura" w:date="2024-11-25T08:27:49Z" oouserid="oc8w8qnihsjn_3f828b24-9cc1-103a-95c6-4f2a8baa35a9">
        <w:r/>
      </w:ins>
      <w:r>
        <w:rPr>
          <w:rFonts w:ascii="Calibri" w:hAnsi="Calibri" w:eastAsia="Calibri" w:cs="Calibri"/>
          <w:color w:val="7030a0"/>
          <w:szCs w:val="28"/>
          <w:lang w:bidi="th-TH"/>
        </w:rPr>
      </w:r>
      <w:commentRangeStart w:id="4"/>
      <w:r>
        <w:rPr>
          <w:rFonts w:ascii="Calibri" w:hAnsi="Calibri" w:eastAsia="Calibri" w:cs="Calibri"/>
          <w:color w:val="7030a0"/>
          <w:szCs w:val="28"/>
          <w:lang w:bidi="th-TH"/>
        </w:rPr>
      </w:r>
      <w:ins w:id="21" w:author="Eppler Laura" w:date="2024-11-25T08:27:52Z" oouserid="oc8w8qnihsjn_3f828b24-9cc1-103a-95c6-4f2a8baa35a9">
        <w:r>
          <w:rPr>
            <w:rFonts w:ascii="Calibri" w:hAnsi="Calibri" w:eastAsia="Calibri" w:cs="Calibri"/>
            <w:color w:val="7030a0"/>
            <w:lang w:bidi="th-TH"/>
          </w:rPr>
        </w:r>
      </w:ins>
    </w:p>
    <w:p>
      <w:pPr>
        <w:pStyle w:val="921"/>
        <w:numPr>
          <w:ilvl w:val="1"/>
          <w:numId w:val="5"/>
        </w:numPr>
        <w:pBdr/>
        <w:spacing/>
        <w:ind/>
        <w:rPr>
          <w:ins w:id="22" w:author="Eppler Laura" w:date="2024-11-25T08:27:52Z" oouserid="oc8w8qnihsjn_3f828b24-9cc1-103a-95c6-4f2a8baa35a9"/>
          <w:rFonts w:ascii="Calibri" w:hAnsi="Calibri" w:eastAsia="Calibri" w:cs="Calibri"/>
          <w:color w:val="7030a0"/>
          <w:lang w:bidi="th-TH"/>
        </w:rPr>
      </w:pPr>
      <w:del w:id="23" w:author="Eppler Laura" w:date="2024-11-25T08:27:55Z" oouserid="oc8w8qnihsjn_3f828b24-9cc1-103a-95c6-4f2a8baa35a9">
        <w:r>
          <w:rPr>
            <w:rFonts w:ascii="Calibri" w:hAnsi="Calibri" w:eastAsia="Calibri" w:cs="Calibri"/>
            <w:color w:val="7030a0"/>
            <w:szCs w:val="28"/>
            <w:lang w:bidi="th-TH"/>
          </w:rPr>
          <w:delText xml:space="preserve">Erstellen ein</w:delText>
        </w:r>
      </w:del>
      <w:del w:id="24" w:author="Eppler Laura" w:date="2024-11-25T08:27:55Z" oouserid="oc8w8qnihsjn_3f828b24-9cc1-103a-95c6-4f2a8baa35a9">
        <w:r>
          <w:rPr>
            <w:rFonts w:ascii="Calibri" w:hAnsi="Calibri" w:eastAsia="Calibri" w:cs="Calibri"/>
            <w:color w:val="7030a0"/>
            <w:szCs w:val="28"/>
            <w:lang w:bidi="th-TH"/>
          </w:rPr>
          <w:delText xml:space="preserve"> </w:delText>
        </w:r>
      </w:del>
      <w:r>
        <w:rPr>
          <w:rFonts w:ascii="Calibri" w:hAnsi="Calibri" w:eastAsia="Calibri" w:cs="Calibri"/>
          <w:color w:val="7030a0"/>
          <w:szCs w:val="28"/>
          <w:lang w:bidi="th-TH"/>
        </w:rPr>
        <w:t xml:space="preserve">Protokollblatt</w:t>
      </w:r>
      <w:commentRangeEnd w:id="4"/>
      <w:r>
        <w:commentReference w:id="4"/>
      </w:r>
      <w:r>
        <w:rPr>
          <w:rFonts w:ascii="Calibri" w:hAnsi="Calibri" w:eastAsia="Calibri" w:cs="Calibri"/>
          <w:color w:val="7030a0"/>
          <w:szCs w:val="28"/>
          <w:lang w:bidi="th-TH"/>
        </w:rPr>
        <w:t xml:space="preserve"> für die Prüfung</w:t>
      </w:r>
      <w:del w:id="25" w:author="Eppler Laura" w:date="2024-11-25T08:28:17Z" oouserid="oc8w8qnihsjn_3f828b24-9cc1-103a-95c6-4f2a8baa35a9">
        <w:r>
          <w:rPr>
            <w:rFonts w:ascii="Calibri" w:hAnsi="Calibri" w:eastAsia="Calibri" w:cs="Calibri"/>
            <w:color w:val="7030a0"/>
            <w:szCs w:val="28"/>
            <w:lang w:bidi="th-TH"/>
          </w:rPr>
          <w:delText xml:space="preserve"> und drucken dieses für den Prüfungstag aus.</w:delText>
        </w:r>
      </w:del>
      <w:ins w:id="26" w:author="Eppler Laura" w:date="2024-11-25T08:27:49Z" oouserid="oc8w8qnihsjn_3f828b24-9cc1-103a-95c6-4f2a8baa35a9">
        <w:r>
          <w:rPr>
            <w:rFonts w:ascii="Calibri" w:hAnsi="Calibri" w:eastAsia="Calibri" w:cs="Calibri"/>
            <w:color w:val="7030a0"/>
            <w:lang w:bidi="th-TH"/>
          </w:rPr>
        </w:r>
      </w:ins>
      <w:ins w:id="27" w:author="Eppler Laura" w:date="2024-11-25T08:27:52Z" oouserid="oc8w8qnihsjn_3f828b24-9cc1-103a-95c6-4f2a8baa35a9">
        <w:r/>
      </w:ins>
    </w:p>
    <w:p>
      <w:pPr>
        <w:pStyle w:val="921"/>
        <w:numPr>
          <w:ilvl w:val="1"/>
          <w:numId w:val="5"/>
        </w:numPr>
        <w:pBdr/>
        <w:spacing/>
        <w:ind/>
        <w:rPr>
          <w:ins w:id="28" w:author="Eppler Laura" w:date="2024-11-25T08:28:22Z" oouserid="oc8w8qnihsjn_3f828b24-9cc1-103a-95c6-4f2a8baa35a9"/>
          <w:rFonts w:ascii="Calibri" w:hAnsi="Calibri" w:eastAsia="Calibri" w:cs="Calibri"/>
          <w:color w:val="7030a0"/>
          <w:lang w:bidi="th-TH"/>
        </w:rPr>
      </w:pPr>
      <w:ins w:id="29" w:author="Eppler Laura" w:date="2024-11-25T08:28:29Z" oouserid="oc8w8qnihsjn_3f828b24-9cc1-103a-95c6-4f2a8baa35a9">
        <w:r>
          <w:rPr>
            <w:rFonts w:ascii="Calibri" w:hAnsi="Calibri" w:eastAsia="Calibri" w:cs="Calibri"/>
            <w:color w:val="7030a0"/>
            <w:szCs w:val="28"/>
            <w:highlight w:val="none"/>
            <w:lang w:bidi="th-TH"/>
          </w:rPr>
          <w:t xml:space="preserve">Merkblatt für Prüflinge</w:t>
        </w:r>
      </w:ins>
      <w:ins w:id="30" w:author="Eppler Laura" w:date="2024-11-25T08:28:22Z" oouserid="oc8w8qnihsjn_3f828b24-9cc1-103a-95c6-4f2a8baa35a9">
        <w:r>
          <w:rPr>
            <w:rFonts w:ascii="Calibri" w:hAnsi="Calibri" w:eastAsia="Calibri" w:cs="Calibri"/>
            <w:color w:val="7030a0"/>
            <w:szCs w:val="28"/>
            <w:highlight w:val="none"/>
            <w:lang w:bidi="th-TH"/>
          </w:rPr>
        </w:r>
      </w:ins>
    </w:p>
    <w:p>
      <w:pPr>
        <w:pStyle w:val="921"/>
        <w:numPr>
          <w:ilvl w:val="1"/>
          <w:numId w:val="5"/>
        </w:numPr>
        <w:pBdr/>
        <w:spacing/>
        <w:ind/>
        <w:rPr>
          <w:ins w:id="31" w:author="Eppler Laura" w:date="2024-11-25T08:31:26Z" oouserid="oc8w8qnihsjn_3f828b24-9cc1-103a-95c6-4f2a8baa35a9"/>
          <w:rFonts w:ascii="Calibri" w:hAnsi="Calibri" w:eastAsia="Calibri" w:cs="Calibri"/>
          <w:color w:val="7030a0"/>
          <w:lang w:bidi="th-TH"/>
        </w:rPr>
      </w:pPr>
      <w:ins w:id="32" w:author="Eppler Laura" w:date="2024-11-25T08:32:53Z" oouserid="oc8w8qnihsjn_3f828b24-9cc1-103a-95c6-4f2a8baa35a9">
        <w:r>
          <w:rPr>
            <w:rFonts w:ascii="Calibri" w:hAnsi="Calibri" w:eastAsia="Calibri" w:cs="Calibri"/>
            <w:color w:val="7030a0"/>
            <w:szCs w:val="28"/>
            <w:highlight w:val="none"/>
            <w:lang w:bidi="th-TH"/>
          </w:rPr>
          <w:t xml:space="preserve">Ggfs. Dokument mit allen relevanten Informationen: WLAN-Passwort, Passwort für die Prüfung, Link zum Examenskurs, Einschreibeschlüssel</w:t>
        </w:r>
      </w:ins>
      <w:ins w:id="33" w:author="Eppler Laura" w:date="2024-11-25T08:33:00Z" oouserid="oc8w8qnihsjn_3f828b24-9cc1-103a-95c6-4f2a8baa35a9">
        <w:r>
          <w:rPr>
            <w:rFonts w:ascii="Calibri" w:hAnsi="Calibri" w:eastAsia="Calibri" w:cs="Calibri"/>
            <w:color w:val="7030a0"/>
            <w:szCs w:val="28"/>
            <w:highlight w:val="none"/>
            <w:lang w:bidi="th-TH"/>
          </w:rPr>
          <w:t xml:space="preserve">, etc.</w:t>
        </w:r>
      </w:ins>
      <w:ins w:id="34" w:author="Eppler Laura" w:date="2024-11-25T08:31:26Z" oouserid="oc8w8qnihsjn_3f828b24-9cc1-103a-95c6-4f2a8baa35a9">
        <w:r>
          <w:rPr>
            <w:rFonts w:ascii="Calibri" w:hAnsi="Calibri" w:eastAsia="Calibri" w:cs="Calibri"/>
            <w:color w:val="7030a0"/>
            <w:szCs w:val="28"/>
            <w:highlight w:val="none"/>
            <w:lang w:bidi="th-TH"/>
          </w:rPr>
        </w:r>
      </w:ins>
    </w:p>
    <w:p>
      <w:pPr>
        <w:pStyle w:val="921"/>
        <w:numPr>
          <w:ilvl w:val="0"/>
          <w:numId w:val="5"/>
        </w:numPr>
        <w:pBdr/>
        <w:spacing/>
        <w:ind/>
        <w:rPr>
          <w:ins w:id="35" w:author="Eppler Laura" w:date="2024-11-25T08:29:29Z" oouserid="oc8w8qnihsjn_3f828b24-9cc1-103a-95c6-4f2a8baa35a9"/>
          <w:rFonts w:ascii="Calibri" w:hAnsi="Calibri" w:eastAsia="Calibri" w:cs="Calibri"/>
          <w:color w:val="7030a0"/>
          <w:lang w:bidi="th-TH"/>
        </w:rPr>
        <w:pPrChange w:author="Eppler Laura" w:date="2024-11-25T08:29:32Z" w:id="36" oouserid="oc8w8qnihsjn_3f828b24-9cc1-103a-95c6-4f2a8baa35a9">
          <w:pPr>
            <w:pStyle w:val="921"/>
            <w:numPr>
              <w:ilvl w:val="0"/>
              <w:numId w:val="5"/>
            </w:numPr>
            <w:pBdr/>
            <w:spacing/>
            <w:ind/>
          </w:pPr>
        </w:pPrChange>
      </w:pPr>
      <w:ins w:id="37" w:author="Eppler Laura" w:date="2024-11-25T08:29:29Z" oouserid="oc8w8qnihsjn_3f828b24-9cc1-103a-95c6-4f2a8baa35a9">
        <w:r>
          <w:rPr>
            <w:rFonts w:ascii="Calibri" w:hAnsi="Calibri" w:eastAsia="Calibri" w:cs="Calibri"/>
            <w:color w:val="7030a0"/>
            <w:szCs w:val="28"/>
            <w:highlight w:val="none"/>
            <w:lang w:bidi="th-TH"/>
          </w:rPr>
        </w:r>
      </w:ins>
      <w:ins w:id="38" w:author="Eppler Laura" w:date="2024-11-25T08:30:31Z" oouserid="oc8w8qnihsjn_3f828b24-9cc1-103a-95c6-4f2a8baa35a9">
        <w:r>
          <w:rPr>
            <w:rFonts w:ascii="Calibri" w:hAnsi="Calibri" w:eastAsia="Calibri" w:cs="Calibri"/>
            <w:color w:val="7030a0"/>
            <w:szCs w:val="28"/>
            <w:highlight w:val="none"/>
            <w:lang w:bidi="th-TH"/>
          </w:rPr>
          <w:t xml:space="preserve">Am Tag der Prüfung erhalten Sie das Passwort für die Prüfung.</w:t>
        </w:r>
      </w:ins>
      <w:ins w:id="39" w:author="Eppler Laura" w:date="2024-11-25T08:29:29Z" oouserid="oc8w8qnihsjn_3f828b24-9cc1-103a-95c6-4f2a8baa35a9">
        <w:r>
          <w:rPr>
            <w:rFonts w:ascii="Calibri" w:hAnsi="Calibri" w:eastAsia="Calibri" w:cs="Calibri"/>
            <w:color w:val="7030a0"/>
            <w:szCs w:val="28"/>
            <w:highlight w:val="none"/>
            <w:lang w:bidi="th-TH"/>
          </w:rPr>
        </w:r>
      </w:ins>
    </w:p>
    <w:p>
      <w:pPr>
        <w:pStyle w:val="895"/>
        <w:pBdr/>
        <w:spacing/>
        <w:ind/>
        <w:rPr>
          <w:rFonts w:eastAsia="Times New Roman"/>
          <w:lang w:bidi="th-TH"/>
        </w:rPr>
      </w:pPr>
      <w:r>
        <w:rPr>
          <w:rFonts w:eastAsia="Times New Roman"/>
          <w:lang w:bidi="th-TH"/>
        </w:rPr>
        <w:t xml:space="preserve">Vor der Prüfung</w:t>
      </w:r>
      <w:r>
        <w:rPr>
          <w:rFonts w:eastAsia="Times New Roman"/>
          <w:lang w:bidi="th-TH"/>
        </w:rPr>
      </w:r>
      <w:r>
        <w:rPr>
          <w:rFonts w:eastAsia="Times New Roman"/>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Den Raum ca. 1h vor Beginn der Prüfung vorbereiten.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Bei Eintritt der Prüflinge Nachweis der Identität verlangen (Personalausweis o.ä.) und auf der Teilnahmeliste unterschreiben lassen.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lang w:bidi="th-TH"/>
        </w:rPr>
      </w:pPr>
      <w:r>
        <w:rPr>
          <w:rFonts w:ascii="Calibri" w:hAnsi="Calibri" w:eastAsia="Calibri" w:cs="Calibri"/>
          <w:szCs w:val="28"/>
          <w:highlight w:val="none"/>
          <w:lang w:bidi="th-TH"/>
        </w:rPr>
        <w:t xml:space="preserve">Sicherstellen, dass nur angemeldete Personen (siehe Teilnahmeliste) anwesend sind.</w:t>
      </w:r>
      <w:r>
        <w:rPr>
          <w:rFonts w:ascii="Calibri" w:hAnsi="Calibri" w:eastAsia="Calibri" w:cs="Calibri"/>
          <w:szCs w:val="28"/>
          <w:highlight w:val="none"/>
          <w:lang w:bidi="th-TH"/>
        </w:rPr>
      </w:r>
      <w:r>
        <w:rPr>
          <w:rFonts w:ascii="Calibri" w:hAnsi="Calibri" w:eastAsia="Calibri" w:cs="Calibri"/>
          <w:lang w:bidi="th-TH"/>
        </w:rPr>
      </w:r>
    </w:p>
    <w:p>
      <w:pPr>
        <w:pStyle w:val="921"/>
        <w:numPr>
          <w:ilvl w:val="0"/>
          <w:numId w:val="8"/>
        </w:numPr>
        <w:pBdr/>
        <w:spacing/>
        <w:ind/>
        <w:rPr>
          <w:rFonts w:ascii="Calibri" w:hAnsi="Calibri" w:eastAsia="Calibri" w:cs="Calibri"/>
          <w:lang w:bidi="th-TH"/>
        </w:rPr>
      </w:pPr>
      <w:r>
        <w:rPr>
          <w:rFonts w:ascii="Calibri" w:hAnsi="Calibri" w:eastAsia="Calibri" w:cs="Calibri"/>
          <w:szCs w:val="28"/>
          <w:highlight w:val="none"/>
          <w:lang w:bidi="th-TH"/>
        </w:rPr>
        <w:t xml:space="preserve">Mindestens einen Ausdruck des Merkblatts für Prüflinge bereit halten.</w:t>
      </w:r>
      <w:r>
        <w:rPr>
          <w:rFonts w:ascii="Calibri" w:hAnsi="Calibri" w:eastAsia="Calibri" w:cs="Calibri"/>
          <w:szCs w:val="28"/>
          <w:highlight w:val="none"/>
          <w:lang w:bidi="th-TH"/>
        </w:rPr>
      </w:r>
      <w:r>
        <w:rPr>
          <w:rFonts w:ascii="Calibri" w:hAnsi="Calibri" w:eastAsia="Calibri" w:cs="Calibri"/>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Den Prüflingen einen Platz zuweisen</w:t>
      </w:r>
      <w:r>
        <w:rPr>
          <w:rFonts w:ascii="Calibri" w:hAnsi="Calibri" w:eastAsia="Calibri" w:cs="Calibri"/>
          <w:szCs w:val="28"/>
          <w:lang w:bidi="th-TH"/>
        </w:rPr>
        <w:t xml:space="preserve">.</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Prüflinge mit Nachteilsausgleich darüber informieren, wie viel Zeit sie zusätzlich bekommen.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Gebärdensprach-Dolmetsche</w:t>
      </w:r>
      <w:r>
        <w:rPr>
          <w:rFonts w:ascii="Calibri" w:hAnsi="Calibri" w:eastAsia="Calibri" w:cs="Calibri"/>
          <w:szCs w:val="28"/>
          <w:lang w:bidi="th-TH"/>
        </w:rPr>
        <w:t xml:space="preserve">nde</w:t>
      </w:r>
      <w:r>
        <w:rPr>
          <w:rFonts w:ascii="Calibri" w:hAnsi="Calibri" w:eastAsia="Calibri" w:cs="Calibri"/>
          <w:szCs w:val="28"/>
          <w:lang w:bidi="th-TH"/>
        </w:rPr>
        <w:t xml:space="preserve"> und zugehörige Prüflinge zusammensetzen.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Sicherstellen, dass das WLAN / der Internetzugriff funktioniert.</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Sicherstellen, dass benötigte </w:t>
      </w:r>
      <w:r>
        <w:rPr>
          <w:rFonts w:ascii="Calibri" w:hAnsi="Calibri" w:eastAsia="Calibri" w:cs="Calibri"/>
          <w:szCs w:val="28"/>
          <w:lang w:bidi="th-TH"/>
        </w:rPr>
        <w:t xml:space="preserve">Assistive</w:t>
      </w:r>
      <w:r>
        <w:rPr>
          <w:rFonts w:ascii="Calibri" w:hAnsi="Calibri" w:eastAsia="Calibri" w:cs="Calibri"/>
          <w:szCs w:val="28"/>
          <w:lang w:bidi="th-TH"/>
        </w:rPr>
        <w:t xml:space="preserve"> Technologien funktionieren (z.B. </w:t>
      </w:r>
      <w:r>
        <w:rPr>
          <w:rFonts w:ascii="Calibri" w:hAnsi="Calibri" w:eastAsia="Calibri" w:cs="Calibri"/>
          <w:szCs w:val="28"/>
          <w:lang w:bidi="th-TH"/>
        </w:rPr>
        <w:t xml:space="preserve">Screenreader</w:t>
      </w:r>
      <w:r>
        <w:rPr>
          <w:rFonts w:ascii="Calibri" w:hAnsi="Calibri" w:eastAsia="Calibri" w:cs="Calibri"/>
          <w:szCs w:val="28"/>
          <w:lang w:bidi="th-TH"/>
        </w:rPr>
        <w:t xml:space="preserve">).</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Sicherstellen, dass Prüflinge mit </w:t>
      </w:r>
      <w:r>
        <w:rPr>
          <w:rFonts w:ascii="Calibri" w:hAnsi="Calibri" w:eastAsia="Calibri" w:cs="Calibri"/>
          <w:szCs w:val="28"/>
          <w:lang w:bidi="th-TH"/>
        </w:rPr>
        <w:t xml:space="preserve">Screenreader</w:t>
      </w:r>
      <w:r>
        <w:rPr>
          <w:rFonts w:ascii="Calibri" w:hAnsi="Calibri" w:eastAsia="Calibri" w:cs="Calibri"/>
          <w:szCs w:val="28"/>
          <w:lang w:bidi="th-TH"/>
        </w:rPr>
        <w:t xml:space="preserve"> Kopfhörer verwenden.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Über WCs und Fluchtwege informieren.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lang w:bidi="th-TH"/>
        </w:rPr>
      </w:pPr>
      <w:r>
        <w:rPr>
          <w:rFonts w:ascii="Calibri" w:hAnsi="Calibri" w:eastAsia="Calibri" w:cs="Calibri"/>
          <w:szCs w:val="28"/>
          <w:highlight w:val="none"/>
          <w:lang w:bidi="th-TH"/>
        </w:rPr>
        <w:t xml:space="preserve">Überprüfen, ob Tasche, Jacke und Handy sich nicht mehr am Prüfungsplatz befinden. Getränke und Essen sind am Prüfungsplatz erlaubt.</w:t>
      </w:r>
      <w:r>
        <w:rPr>
          <w:rFonts w:ascii="Calibri" w:hAnsi="Calibri" w:eastAsia="Calibri" w:cs="Calibri"/>
          <w:lang w:bidi="th-TH"/>
        </w:rPr>
      </w:r>
      <w:r>
        <w:rPr>
          <w:rFonts w:ascii="Calibri" w:hAnsi="Calibri" w:eastAsia="Calibri" w:cs="Calibri"/>
          <w:lang w:bidi="th-TH"/>
        </w:rPr>
      </w:r>
    </w:p>
    <w:p>
      <w:pPr>
        <w:pStyle w:val="921"/>
        <w:numPr>
          <w:ilvl w:val="0"/>
          <w:numId w:val="8"/>
        </w:numPr>
        <w:pBdr/>
        <w:spacing/>
        <w:ind/>
        <w:rPr>
          <w:rFonts w:ascii="Calibri" w:hAnsi="Calibri" w:eastAsia="Calibri" w:cs="Calibri"/>
          <w:szCs w:val="28"/>
          <w:lang w:bidi="th-TH"/>
        </w:rPr>
      </w:pPr>
      <w:r>
        <w:rPr>
          <w:rFonts w:ascii="Calibri" w:hAnsi="Calibri" w:eastAsia="Calibri" w:cs="Calibri"/>
          <w:szCs w:val="28"/>
          <w:lang w:bidi="th-TH"/>
        </w:rPr>
        <w:t xml:space="preserve">Alle Prüflinge in den </w:t>
      </w:r>
      <w:r>
        <w:rPr>
          <w:rFonts w:ascii="Calibri" w:hAnsi="Calibri" w:eastAsia="Calibri" w:cs="Calibri"/>
          <w:szCs w:val="28"/>
          <w:lang w:bidi="th-TH"/>
        </w:rPr>
        <w:t xml:space="preserve">Moodle</w:t>
      </w:r>
      <w:r>
        <w:rPr>
          <w:rFonts w:ascii="Calibri" w:hAnsi="Calibri" w:eastAsia="Calibri" w:cs="Calibri"/>
          <w:szCs w:val="28"/>
          <w:lang w:bidi="th-TH"/>
        </w:rPr>
        <w:t xml:space="preserve">-Kurs eintreten lassen und überprüfen, dass es für alle funktioniert.</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8"/>
        </w:numPr>
        <w:pBdr/>
        <w:spacing/>
        <w:ind/>
        <w:rPr>
          <w:rFonts w:ascii="Calibri" w:hAnsi="Calibri" w:eastAsia="Calibri" w:cs="Calibri"/>
          <w:color w:val="7030a0"/>
        </w:rPr>
      </w:pPr>
      <w:r>
        <w:rPr>
          <w:rFonts w:ascii="Calibri" w:hAnsi="Calibri" w:eastAsia="Calibri" w:cs="Calibri"/>
          <w:color w:val="7030a0"/>
          <w:szCs w:val="28"/>
          <w:highlight w:val="none"/>
          <w:lang w:bidi="th-TH"/>
        </w:rPr>
        <w:t xml:space="preserve">Passwort für die Prüfung</w:t>
      </w:r>
      <w:r>
        <w:rPr>
          <w:rFonts w:ascii="Calibri" w:hAnsi="Calibri" w:eastAsia="Calibri" w:cs="Calibri"/>
          <w:color w:val="7030a0"/>
          <w:lang w:bidi="th-TH"/>
        </w:rPr>
        <w:t xml:space="preserve"> an die Prüflinge verteilen.</w:t>
      </w:r>
      <w:r>
        <w:rPr>
          <w:rFonts w:ascii="Calibri" w:hAnsi="Calibri" w:eastAsia="Calibri" w:cs="Calibri"/>
          <w:color w:val="7030a0"/>
        </w:rPr>
      </w:r>
      <w:r>
        <w:rPr>
          <w:rFonts w:ascii="Calibri" w:hAnsi="Calibri" w:eastAsia="Calibri" w:cs="Calibri"/>
          <w:color w:val="7030a0"/>
        </w:rPr>
      </w:r>
    </w:p>
    <w:p>
      <w:pPr>
        <w:pStyle w:val="895"/>
        <w:pBdr/>
        <w:spacing/>
        <w:ind/>
        <w:rPr>
          <w:rFonts w:eastAsia="Calibri"/>
          <w:lang w:bidi="th-TH"/>
        </w:rPr>
      </w:pPr>
      <w:r>
        <w:rPr>
          <w:rFonts w:eastAsia="Calibri"/>
          <w:lang w:bidi="th-TH"/>
        </w:rPr>
        <w:t xml:space="preserve">Während der Prüfung</w:t>
      </w:r>
      <w:r>
        <w:rPr>
          <w:rFonts w:eastAsia="Calibri"/>
          <w:lang w:bidi="th-TH"/>
        </w:rPr>
      </w:r>
      <w:r>
        <w:rPr>
          <w:rFonts w:eastAsia="Calibri"/>
          <w:lang w:bidi="th-TH"/>
        </w:rPr>
      </w:r>
    </w:p>
    <w:p>
      <w:pPr>
        <w:pStyle w:val="921"/>
        <w:numPr>
          <w:ilvl w:val="0"/>
          <w:numId w:val="9"/>
        </w:numPr>
        <w:pBdr/>
        <w:spacing/>
        <w:ind/>
        <w:rPr>
          <w:rFonts w:ascii="Calibri" w:hAnsi="Calibri" w:eastAsia="Calibri" w:cs="Calibri"/>
          <w:szCs w:val="28"/>
          <w:lang w:bidi="th-TH"/>
        </w:rPr>
      </w:pPr>
      <w:r>
        <w:rPr>
          <w:rFonts w:ascii="Calibri" w:hAnsi="Calibri" w:eastAsia="Calibri" w:cs="Calibri"/>
          <w:szCs w:val="28"/>
          <w:lang w:bidi="th-TH"/>
        </w:rPr>
        <w:t xml:space="preserve">Für jeden Prüfling laufen nach Start der Prüfung individuell 60 Minuten (bei Nachteilsausgleich 120 Minuten) sichtbar im </w:t>
      </w:r>
      <w:r>
        <w:rPr>
          <w:rFonts w:ascii="Calibri" w:hAnsi="Calibri" w:eastAsia="Calibri" w:cs="Calibri"/>
          <w:szCs w:val="28"/>
          <w:lang w:bidi="th-TH"/>
        </w:rPr>
        <w:t xml:space="preserve">Moodle</w:t>
      </w:r>
      <w:r>
        <w:rPr>
          <w:rFonts w:ascii="Calibri" w:hAnsi="Calibri" w:eastAsia="Calibri" w:cs="Calibri"/>
          <w:szCs w:val="28"/>
          <w:lang w:bidi="th-TH"/>
        </w:rPr>
        <w:t xml:space="preserve">-Kurs ab. </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9"/>
        </w:numPr>
        <w:pBdr/>
        <w:spacing/>
        <w:ind/>
        <w:rPr>
          <w:rFonts w:ascii="Calibri" w:hAnsi="Calibri" w:eastAsia="Calibri" w:cs="Calibri"/>
          <w:szCs w:val="28"/>
          <w:lang w:bidi="th-TH"/>
        </w:rPr>
      </w:pPr>
      <w:r>
        <w:rPr>
          <w:rFonts w:ascii="Calibri" w:hAnsi="Calibri" w:eastAsia="Calibri" w:cs="Calibri"/>
          <w:szCs w:val="28"/>
          <w:lang w:bidi="th-TH"/>
        </w:rPr>
        <w:t xml:space="preserve">Auffälligkeiten auf dem Protokollblatt notieren, z.B.</w:t>
      </w:r>
      <w:r>
        <w:rPr>
          <w:rFonts w:ascii="Calibri" w:hAnsi="Calibri" w:eastAsia="Calibri" w:cs="Calibri"/>
          <w:szCs w:val="28"/>
          <w:lang w:bidi="th-TH"/>
        </w:rPr>
        <w:t xml:space="preserve"> </w:t>
      </w:r>
      <w:r>
        <w:rPr>
          <w:rFonts w:ascii="Calibri" w:hAnsi="Calibri" w:eastAsia="Calibri" w:cs="Calibri"/>
          <w:szCs w:val="28"/>
          <w:lang w:bidi="th-TH"/>
        </w:rPr>
        <w:t xml:space="preserve">Internet- oder Stromausfälle und ggf. zusätzliches Zeitbudget</w:t>
      </w:r>
      <w:r>
        <w:rPr>
          <w:rFonts w:ascii="Calibri" w:hAnsi="Calibri" w:eastAsia="Calibri" w:cs="Calibri"/>
          <w:szCs w:val="28"/>
          <w:lang w:bidi="th-TH"/>
        </w:rPr>
        <w:t xml:space="preserve">, s</w:t>
      </w:r>
      <w:r>
        <w:rPr>
          <w:rFonts w:ascii="Calibri" w:hAnsi="Calibri" w:eastAsia="Calibri" w:cs="Calibri"/>
          <w:szCs w:val="28"/>
          <w:lang w:bidi="th-TH"/>
        </w:rPr>
        <w:t xml:space="preserve">tarke Störungen durch Prüflinge oder von extern</w:t>
      </w:r>
      <w:r>
        <w:rPr>
          <w:rFonts w:ascii="Calibri" w:hAnsi="Calibri" w:eastAsia="Calibri" w:cs="Calibri"/>
          <w:szCs w:val="28"/>
          <w:lang w:bidi="th-TH"/>
        </w:rPr>
        <w:t xml:space="preserve">, </w:t>
      </w:r>
      <w:r>
        <w:rPr>
          <w:rFonts w:ascii="Calibri" w:hAnsi="Calibri" w:eastAsia="Calibri" w:cs="Calibri"/>
          <w:szCs w:val="28"/>
          <w:lang w:bidi="th-TH"/>
        </w:rPr>
        <w:t xml:space="preserve">Betrug</w:t>
      </w:r>
      <w:del w:id="40" w:author="Ann-Katrin (Gast)" w:date="2024-11-20T13:47:04Z" oouserid="uid-1723455442389">
        <w:r>
          <w:rPr>
            <w:rFonts w:ascii="Calibri" w:hAnsi="Calibri" w:eastAsia="Calibri" w:cs="Calibri"/>
            <w:szCs w:val="28"/>
            <w:lang w:bidi="th-TH"/>
          </w:rPr>
          <w:delText xml:space="preserve">s</w:delText>
        </w:r>
      </w:del>
      <w:r>
        <w:rPr>
          <w:rFonts w:ascii="Calibri" w:hAnsi="Calibri" w:eastAsia="Calibri" w:cs="Calibri"/>
          <w:szCs w:val="28"/>
          <w:lang w:bidi="th-TH"/>
        </w:rPr>
        <w:t xml:space="preserve">versuche.</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9"/>
        </w:numPr>
        <w:pBdr/>
        <w:spacing/>
        <w:ind/>
        <w:rPr>
          <w:rFonts w:ascii="Calibri" w:hAnsi="Calibri" w:eastAsia="Calibri" w:cs="Calibri"/>
          <w:szCs w:val="28"/>
          <w:lang w:bidi="th-TH"/>
        </w:rPr>
      </w:pPr>
      <w:r>
        <w:rPr>
          <w:rFonts w:ascii="Calibri" w:hAnsi="Calibri" w:eastAsia="Calibri" w:cs="Calibri"/>
          <w:szCs w:val="28"/>
          <w:lang w:bidi="th-TH"/>
        </w:rPr>
        <w:t xml:space="preserve">Die Aufsichtspersonen dürfen NICHT:</w:t>
      </w:r>
      <w:r>
        <w:rPr>
          <w:rFonts w:ascii="Calibri" w:hAnsi="Calibri" w:eastAsia="Calibri" w:cs="Calibri"/>
          <w:szCs w:val="28"/>
          <w:lang w:bidi="th-TH"/>
        </w:rPr>
        <w:t xml:space="preserve"> </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Hilfestellungen zu Prüfungsfragen geben.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Informationen, insbesondere Fragen, aus der Prüfung kopieren.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Den Prüflingen bei der Übersetzung der Fragen helfen.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Den Prüflingen gestatten, andere Materialien zu Hilfe zu nehmen (Internet, Emails, Dokumente, Bücher, oder andere Materialien).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Die Prüflinge remote beaufsichtigen.</w:t>
      </w:r>
      <w:r>
        <w:rPr>
          <w:rFonts w:ascii="Calibri" w:hAnsi="Calibri" w:eastAsia="Calibri" w:cs="Calibri"/>
          <w:szCs w:val="28"/>
          <w:lang w:bidi="th-TH"/>
        </w:rPr>
      </w:r>
      <w:r>
        <w:rPr>
          <w:rFonts w:ascii="Calibri" w:hAnsi="Calibri" w:eastAsia="Calibri" w:cs="Calibri"/>
          <w:szCs w:val="28"/>
          <w:lang w:bidi="th-TH"/>
        </w:rPr>
      </w:r>
    </w:p>
    <w:p>
      <w:pPr>
        <w:pStyle w:val="921"/>
        <w:numPr>
          <w:ilvl w:val="1"/>
          <w:numId w:val="9"/>
        </w:numPr>
        <w:pBdr/>
        <w:spacing/>
        <w:ind/>
        <w:rPr>
          <w:rFonts w:ascii="Calibri" w:hAnsi="Calibri" w:eastAsia="Calibri" w:cs="Calibri"/>
          <w:szCs w:val="28"/>
          <w:lang w:bidi="th-TH"/>
        </w:rPr>
      </w:pPr>
      <w:r>
        <w:rPr>
          <w:rFonts w:ascii="Calibri" w:hAnsi="Calibri" w:eastAsia="Calibri" w:cs="Calibri"/>
          <w:szCs w:val="28"/>
          <w:lang w:bidi="th-TH"/>
        </w:rPr>
        <w:t xml:space="preserve">Nach der Prüfung: Prüfungsfragen mit den Prüflingen diskutieren oder offenlegen.</w:t>
      </w:r>
      <w:r>
        <w:rPr>
          <w:rFonts w:ascii="Calibri" w:hAnsi="Calibri" w:eastAsia="Calibri" w:cs="Calibri"/>
          <w:szCs w:val="28"/>
          <w:lang w:bidi="th-TH"/>
        </w:rPr>
      </w:r>
      <w:r>
        <w:rPr>
          <w:rFonts w:ascii="Calibri" w:hAnsi="Calibri" w:eastAsia="Calibri" w:cs="Calibri"/>
          <w:szCs w:val="28"/>
          <w:lang w:bidi="th-TH"/>
        </w:rPr>
      </w:r>
    </w:p>
    <w:p>
      <w:pPr>
        <w:pStyle w:val="895"/>
        <w:pBdr/>
        <w:spacing/>
        <w:ind/>
        <w:rPr>
          <w:rFonts w:eastAsia="Calibri"/>
          <w:lang w:bidi="th-TH"/>
        </w:rPr>
      </w:pPr>
      <w:r>
        <w:rPr>
          <w:rFonts w:eastAsia="Calibri"/>
          <w:lang w:bidi="th-TH"/>
        </w:rPr>
        <w:t xml:space="preserve">Nach der Prüfung</w:t>
      </w:r>
      <w:r>
        <w:rPr>
          <w:rFonts w:eastAsia="Calibri"/>
          <w:lang w:bidi="th-TH"/>
        </w:rPr>
      </w:r>
      <w:r>
        <w:rPr>
          <w:rFonts w:eastAsia="Calibri"/>
          <w:lang w:bidi="th-TH"/>
        </w:rPr>
      </w:r>
    </w:p>
    <w:p>
      <w:pPr>
        <w:pStyle w:val="921"/>
        <w:numPr>
          <w:ilvl w:val="0"/>
          <w:numId w:val="10"/>
        </w:numPr>
        <w:pBdr/>
        <w:spacing/>
        <w:ind/>
        <w:rPr>
          <w:rFonts w:ascii="Calibri" w:hAnsi="Calibri" w:eastAsia="Calibri" w:cs="Calibri"/>
          <w:szCs w:val="28"/>
          <w:lang w:bidi="th-TH"/>
        </w:rPr>
      </w:pPr>
      <w:r>
        <w:rPr>
          <w:rFonts w:ascii="Calibri" w:hAnsi="Calibri" w:eastAsia="Calibri" w:cs="Calibri"/>
          <w:szCs w:val="28"/>
          <w:lang w:bidi="th-TH"/>
        </w:rPr>
        <w:t xml:space="preserve">Nach Ablauf der Zeit alle Prüflinge auffordern, die elektronische Prüfung abzuschließen (ABSENDEN-Button).</w:t>
      </w:r>
      <w:r>
        <w:rPr>
          <w:rFonts w:ascii="Calibri" w:hAnsi="Calibri" w:eastAsia="Calibri" w:cs="Calibri"/>
          <w:szCs w:val="28"/>
          <w:lang w:bidi="th-TH"/>
        </w:rPr>
      </w:r>
      <w:r>
        <w:rPr>
          <w:rFonts w:ascii="Calibri" w:hAnsi="Calibri" w:eastAsia="Calibri" w:cs="Calibri"/>
          <w:szCs w:val="28"/>
          <w:lang w:bidi="th-TH"/>
        </w:rPr>
      </w:r>
    </w:p>
    <w:p>
      <w:pPr>
        <w:pStyle w:val="921"/>
        <w:numPr>
          <w:ilvl w:val="0"/>
          <w:numId w:val="10"/>
        </w:numPr>
        <w:pBdr/>
        <w:spacing/>
        <w:ind/>
        <w:rPr>
          <w:rFonts w:ascii="Calibri" w:hAnsi="Calibri" w:eastAsia="Calibri" w:cs="Calibri"/>
          <w:color w:val="7030a0"/>
        </w:rPr>
      </w:pPr>
      <w:r>
        <w:rPr>
          <w:rFonts w:ascii="Calibri" w:hAnsi="Calibri" w:eastAsia="Calibri" w:cs="Calibri"/>
          <w:color w:val="7030a0"/>
          <w:szCs w:val="28"/>
          <w:highlight w:val="none"/>
          <w:lang w:bidi="th-TH"/>
        </w:rPr>
        <w:t xml:space="preserve">Auf Feedback-Fragebogen zur Prüfung im Examenskurs hinweisen</w:t>
      </w:r>
      <w:r>
        <w:rPr>
          <w:rFonts w:ascii="Calibri" w:hAnsi="Calibri" w:eastAsia="Calibri" w:cs="Calibri"/>
          <w:color w:val="7030a0"/>
          <w:szCs w:val="28"/>
          <w:highlight w:val="none"/>
          <w:lang w:bidi="th-TH"/>
        </w:rPr>
        <w:t xml:space="preserve">.</w:t>
      </w:r>
      <w:r>
        <w:rPr>
          <w:rFonts w:ascii="Calibri" w:hAnsi="Calibri" w:eastAsia="Calibri" w:cs="Calibri"/>
          <w:color w:val="7030a0"/>
        </w:rPr>
      </w:r>
      <w:r>
        <w:rPr>
          <w:rFonts w:ascii="Calibri" w:hAnsi="Calibri" w:eastAsia="Calibri" w:cs="Calibri"/>
          <w:color w:val="7030a0"/>
        </w:rPr>
      </w:r>
    </w:p>
    <w:p>
      <w:pPr>
        <w:pStyle w:val="921"/>
        <w:numPr>
          <w:ilvl w:val="0"/>
          <w:numId w:val="10"/>
        </w:numPr>
        <w:pBdr/>
        <w:spacing/>
        <w:ind/>
        <w:rPr>
          <w:rFonts w:ascii="Calibri" w:hAnsi="Calibri" w:eastAsia="Calibri" w:cs="Calibri"/>
          <w:szCs w:val="28"/>
          <w:lang w:bidi="th-TH"/>
        </w:rPr>
      </w:pPr>
      <w:del w:id="41" w:author="Ann-Katrin (Gast)" w:date="2024-11-20T13:47:45Z" oouserid="uid-1723455442389">
        <w:r>
          <w:rPr>
            <w:rFonts w:ascii="Calibri" w:hAnsi="Calibri" w:eastAsia="Calibri" w:cs="Calibri"/>
            <w:szCs w:val="28"/>
            <w:lang w:bidi="th-TH"/>
          </w:rPr>
          <w:delText xml:space="preserve">Unterschriften</w:delText>
        </w:r>
      </w:del>
      <w:ins w:id="42" w:author="Ann-Katrin (Gast)" w:date="2024-11-20T13:47:52Z" oouserid="uid-1723455442389">
        <w:r>
          <w:rPr>
            <w:rFonts w:ascii="Calibri" w:hAnsi="Calibri" w:eastAsia="Calibri" w:cs="Calibri"/>
            <w:szCs w:val="28"/>
            <w:lang w:bidi="th-TH"/>
          </w:rPr>
          <w:t xml:space="preserve"> Unterschriebene Teilnahme</w:t>
        </w:r>
      </w:ins>
      <w:r>
        <w:rPr>
          <w:rFonts w:ascii="Calibri" w:hAnsi="Calibri" w:eastAsia="Calibri" w:cs="Calibri"/>
          <w:szCs w:val="28"/>
          <w:lang w:bidi="th-TH"/>
        </w:rPr>
        <w:t xml:space="preserve">liste und Protokollblatt einscannen und per Email an</w:t>
      </w:r>
      <w:r>
        <w:rPr>
          <w:rFonts w:ascii="Calibri" w:hAnsi="Calibri" w:eastAsia="Calibri" w:cs="Calibri"/>
          <w:szCs w:val="28"/>
          <w:lang w:bidi="th-TH"/>
        </w:rPr>
        <w:t xml:space="preserve"> </w:t>
      </w:r>
      <w:hyperlink r:id="rId10" w:tooltip="mailto:bf-lehren@hdm-stuttgart.de" w:history="1">
        <w:r>
          <w:rPr>
            <w:rStyle w:val="926"/>
            <w:rFonts w:ascii="Calibri" w:hAnsi="Calibri" w:eastAsia="Calibri" w:cs="Calibri"/>
            <w:szCs w:val="28"/>
            <w:lang w:bidi="th-TH"/>
          </w:rPr>
          <w:t xml:space="preserve">bf-lehren@hdm-stuttgart.de</w:t>
        </w:r>
      </w:hyperlink>
      <w:r>
        <w:rPr>
          <w:rFonts w:ascii="Calibri" w:hAnsi="Calibri" w:eastAsia="Calibri" w:cs="Calibri"/>
          <w:szCs w:val="28"/>
          <w:lang w:bidi="th-TH"/>
        </w:rPr>
        <w:t xml:space="preserve"> senden.</w:t>
      </w:r>
      <w:r>
        <w:rPr>
          <w:rFonts w:ascii="Calibri" w:hAnsi="Calibri" w:eastAsia="Calibri" w:cs="Calibri"/>
          <w:szCs w:val="28"/>
          <w:lang w:bidi="th-TH"/>
        </w:rPr>
      </w:r>
      <w:r>
        <w:rPr>
          <w:rFonts w:ascii="Calibri" w:hAnsi="Calibri" w:eastAsia="Calibri" w:cs="Calibri"/>
          <w:szCs w:val="28"/>
          <w:lang w:bidi="th-TH"/>
        </w:rPr>
      </w:r>
    </w:p>
    <w:p>
      <w:pPr>
        <w:pStyle w:val="895"/>
        <w:pBdr/>
        <w:spacing/>
        <w:ind/>
        <w:rPr>
          <w:highlight w:val="none"/>
          <w:lang w:bidi="th-TH"/>
          <w14:ligatures w14:val="none"/>
        </w:rPr>
      </w:pPr>
      <w:r>
        <w:rPr>
          <w:highlight w:val="none"/>
          <w:lang w:bidi="th-TH"/>
        </w:rPr>
        <w:t xml:space="preserve">Kontaktdaten</w:t>
      </w:r>
      <w:r>
        <w:rPr>
          <w:highlight w:val="none"/>
          <w:lang w:bidi="th-TH"/>
          <w14:ligatures w14:val="none"/>
        </w:rPr>
      </w:r>
      <w:r>
        <w:rPr>
          <w:highlight w:val="none"/>
          <w:lang w:bidi="th-TH"/>
          <w14:ligatures w14:val="none"/>
        </w:rPr>
      </w:r>
    </w:p>
    <w:p>
      <w:pPr>
        <w:pStyle w:val="921"/>
        <w:pBdr/>
        <w:spacing/>
        <w:ind w:left="0"/>
        <w:rPr>
          <w:rFonts w:ascii="Calibri" w:hAnsi="Calibri" w:eastAsia="Calibri" w:cs="Calibri"/>
          <w:b w:val="0"/>
          <w:bCs w:val="0"/>
          <w:i w:val="0"/>
          <w:color w:val="000000" w:themeColor="text1"/>
          <w:highlight w:val="none"/>
        </w:rPr>
      </w:pPr>
      <w:r>
        <w:rPr>
          <w:rFonts w:ascii="Calibri" w:hAnsi="Calibri" w:eastAsia="Calibri" w:cs="Calibri"/>
          <w:b w:val="0"/>
          <w:bCs w:val="0"/>
          <w:i w:val="0"/>
          <w:iCs w:val="0"/>
          <w:color w:val="000000" w:themeColor="text1"/>
          <w:szCs w:val="28"/>
          <w:highlight w:val="none"/>
          <w:lang w:bidi="th-TH"/>
        </w:rPr>
        <w:t xml:space="preserve">Bei Fragen oder Probleme</w:t>
      </w:r>
      <w:ins w:id="43" w:author="Ann-Katrin (Gast)" w:date="2024-11-20T13:48:03Z" oouserid="uid-1723455442389">
        <w:r>
          <w:rPr>
            <w:rFonts w:ascii="Calibri" w:hAnsi="Calibri" w:eastAsia="Calibri" w:cs="Calibri"/>
            <w:b w:val="0"/>
            <w:bCs w:val="0"/>
            <w:i w:val="0"/>
            <w:iCs w:val="0"/>
            <w:color w:val="000000" w:themeColor="text1"/>
            <w:szCs w:val="28"/>
            <w:highlight w:val="none"/>
            <w:lang w:bidi="th-TH"/>
          </w:rPr>
          <w:t xml:space="preserve">n</w:t>
        </w:r>
      </w:ins>
      <w:r>
        <w:rPr>
          <w:rFonts w:ascii="Calibri" w:hAnsi="Calibri" w:eastAsia="Calibri" w:cs="Calibri"/>
          <w:b w:val="0"/>
          <w:bCs w:val="0"/>
          <w:i w:val="0"/>
          <w:iCs w:val="0"/>
          <w:color w:val="000000" w:themeColor="text1"/>
          <w:szCs w:val="28"/>
          <w:highlight w:val="none"/>
          <w:lang w:bidi="th-TH"/>
        </w:rPr>
        <w:t xml:space="preserve"> wenden Sie sich bitte an die </w:t>
      </w:r>
      <w:r>
        <w:rPr>
          <w:rFonts w:ascii="Calibri" w:hAnsi="Calibri" w:eastAsia="Calibri" w:cs="Calibri"/>
          <w:b w:val="0"/>
          <w:bCs w:val="0"/>
          <w:i w:val="0"/>
          <w:iCs w:val="0"/>
          <w:color w:val="000000" w:themeColor="text1"/>
          <w:szCs w:val="28"/>
          <w:highlight w:val="none"/>
          <w:lang w:bidi="th-TH"/>
        </w:rPr>
        <w:t xml:space="preserve">zentrale Prüfungsadministration</w:t>
      </w:r>
      <w:r>
        <w:rPr>
          <w:rFonts w:ascii="Calibri" w:hAnsi="Calibri" w:eastAsia="Calibri" w:cs="Calibri"/>
          <w:b w:val="0"/>
          <w:bCs w:val="0"/>
          <w:i w:val="0"/>
          <w:iCs w:val="0"/>
          <w:color w:val="000000" w:themeColor="text1"/>
          <w:szCs w:val="28"/>
          <w:highlight w:val="none"/>
          <w:lang w:bidi="th-TH"/>
        </w:rPr>
        <w:t xml:space="preserve">:</w:t>
      </w:r>
      <w:r>
        <w:rPr>
          <w:rFonts w:ascii="Calibri" w:hAnsi="Calibri" w:eastAsia="Calibri" w:cs="Calibri"/>
          <w:b w:val="0"/>
          <w:bCs w:val="0"/>
          <w:i w:val="0"/>
          <w:color w:val="000000" w:themeColor="text1"/>
          <w:highlight w:val="none"/>
        </w:rPr>
      </w:r>
      <w:r>
        <w:rPr>
          <w:rFonts w:ascii="Calibri" w:hAnsi="Calibri" w:eastAsia="Calibri" w:cs="Calibri"/>
          <w:b w:val="0"/>
          <w:bCs w:val="0"/>
          <w:i w:val="0"/>
          <w:color w:val="000000" w:themeColor="text1"/>
          <w:highlight w:val="none"/>
        </w:rPr>
      </w:r>
    </w:p>
    <w:p>
      <w:pPr>
        <w:pStyle w:val="921"/>
        <w:numPr>
          <w:ilvl w:val="0"/>
          <w:numId w:val="12"/>
        </w:numPr>
        <w:pBdr/>
        <w:spacing/>
        <w:ind/>
        <w:rPr>
          <w:rFonts w:ascii="Calibri" w:hAnsi="Calibri" w:eastAsia="Calibri" w:cs="Calibri"/>
          <w:color w:val="000000" w:themeColor="text1"/>
          <w:highlight w:val="none"/>
          <w:lang w:bidi="th-TH"/>
        </w:rPr>
      </w:pPr>
      <w:r>
        <w:rPr>
          <w:rFonts w:ascii="Calibri" w:hAnsi="Calibri" w:eastAsia="Calibri" w:cs="Calibri"/>
          <w:color w:val="000000" w:themeColor="text1"/>
          <w:szCs w:val="28"/>
          <w:highlight w:val="none"/>
          <w:lang w:bidi="th-TH"/>
        </w:rPr>
      </w:r>
      <w:r>
        <w:rPr>
          <w:rFonts w:ascii="Calibri" w:hAnsi="Calibri" w:eastAsia="Calibri" w:cs="Calibri"/>
          <w:color w:val="000000" w:themeColor="text1"/>
          <w:szCs w:val="28"/>
          <w:highlight w:val="none"/>
          <w:lang w:bidi="th-TH"/>
        </w:rPr>
        <w:t xml:space="preserve">Laura Eppler</w:t>
      </w:r>
      <w:r>
        <w:rPr>
          <w:rFonts w:ascii="Calibri" w:hAnsi="Calibri" w:eastAsia="Calibri" w:cs="Calibri"/>
          <w:color w:val="000000" w:themeColor="text1"/>
          <w:highlight w:val="none"/>
          <w:lang w:bidi="th-TH"/>
        </w:rPr>
      </w:r>
      <w:r>
        <w:rPr>
          <w:rFonts w:ascii="Calibri" w:hAnsi="Calibri" w:eastAsia="Calibri" w:cs="Calibri"/>
          <w:color w:val="000000" w:themeColor="text1"/>
          <w:highlight w:val="none"/>
          <w:lang w:bidi="th-TH"/>
        </w:rPr>
      </w:r>
    </w:p>
    <w:p>
      <w:pPr>
        <w:pStyle w:val="921"/>
        <w:numPr>
          <w:ilvl w:val="0"/>
          <w:numId w:val="12"/>
        </w:numPr>
        <w:pBdr/>
        <w:spacing/>
        <w:ind/>
        <w:rPr>
          <w:rFonts w:ascii="Calibri" w:hAnsi="Calibri" w:eastAsia="Calibri" w:cs="Calibri"/>
          <w:lang w:bidi="th-TH"/>
        </w:rPr>
      </w:pPr>
      <w:r>
        <w:rPr>
          <w:rFonts w:ascii="Calibri" w:hAnsi="Calibri" w:eastAsia="Calibri" w:cs="Calibri"/>
          <w:color w:val="000000" w:themeColor="text1"/>
          <w:szCs w:val="28"/>
          <w:highlight w:val="none"/>
          <w:lang w:bidi="th-TH"/>
        </w:rPr>
        <w:t xml:space="preserve">E-Mail: </w:t>
      </w:r>
      <w:hyperlink r:id="rId11" w:tooltip="http://eppler@hdm-stuttgart.de" w:history="1">
        <w:r>
          <w:rPr>
            <w:rStyle w:val="926"/>
            <w:rFonts w:ascii="Calibri" w:hAnsi="Calibri" w:eastAsia="Calibri" w:cs="Calibri"/>
            <w:lang w:bidi="th-TH"/>
          </w:rPr>
          <w:t xml:space="preserve">eppler@hdm-stuttgart.de</w:t>
        </w:r>
      </w:hyperlink>
      <w:r>
        <w:rPr>
          <w:rFonts w:ascii="Calibri" w:hAnsi="Calibri" w:eastAsia="Calibri" w:cs="Calibri"/>
          <w:lang w:bidi="th-TH"/>
        </w:rPr>
        <w:t xml:space="preserve"> (CC: </w:t>
      </w:r>
      <w:hyperlink r:id="rId12" w:tooltip="http://bf-lehren@hdm-stuttgart.de" w:history="1">
        <w:r>
          <w:rPr>
            <w:rStyle w:val="926"/>
            <w:rFonts w:ascii="Calibri" w:hAnsi="Calibri" w:eastAsia="Calibri" w:cs="Calibri"/>
            <w:lang w:bidi="th-TH"/>
          </w:rPr>
          <w:t xml:space="preserve">bf-lehren@hdm-stuttgart.de</w:t>
        </w:r>
      </w:hyperlink>
      <w:r>
        <w:rPr>
          <w:rFonts w:ascii="Calibri" w:hAnsi="Calibri" w:eastAsia="Calibri" w:cs="Calibri"/>
          <w:lang w:bidi="th-TH"/>
        </w:rPr>
        <w:t xml:space="preserve">)</w:t>
      </w:r>
      <w:r>
        <w:rPr>
          <w:rFonts w:ascii="Calibri" w:hAnsi="Calibri" w:eastAsia="Calibri" w:cs="Calibri"/>
          <w:lang w:bidi="th-TH"/>
        </w:rPr>
      </w:r>
      <w:r>
        <w:rPr>
          <w:rFonts w:ascii="Calibri" w:hAnsi="Calibri" w:eastAsia="Calibri" w:cs="Calibri"/>
          <w:lang w:bidi="th-TH"/>
        </w:rPr>
      </w:r>
    </w:p>
    <w:p>
      <w:pPr>
        <w:pStyle w:val="921"/>
        <w:numPr>
          <w:ilvl w:val="0"/>
          <w:numId w:val="12"/>
        </w:numPr>
        <w:pBdr/>
        <w:spacing/>
        <w:ind/>
        <w:rPr>
          <w:rFonts w:ascii="Calibri" w:hAnsi="Calibri" w:eastAsia="Calibri" w:cs="Calibri"/>
          <w:lang w:bidi="th-TH"/>
        </w:rPr>
      </w:pPr>
      <w:r>
        <w:rPr>
          <w:rFonts w:ascii="Calibri" w:hAnsi="Calibri" w:eastAsia="Calibri" w:cs="Calibri"/>
          <w:lang w:bidi="th-TH"/>
        </w:rPr>
        <w:t xml:space="preserve">Telefon: </w:t>
      </w:r>
      <w:r>
        <w:rPr>
          <w:rFonts w:ascii="Calibri" w:hAnsi="Calibri" w:eastAsia="Calibri" w:cs="Calibri"/>
          <w:szCs w:val="28"/>
          <w:lang w:bidi="th-TH"/>
        </w:rPr>
        <w:t xml:space="preserve">+49 711 8923-2682</w:t>
      </w:r>
      <w:r>
        <w:rPr>
          <w:rFonts w:ascii="Calibri" w:hAnsi="Calibri" w:eastAsia="Calibri" w:cs="Calibri"/>
          <w:lang w:bidi="th-TH"/>
        </w:rPr>
        <w:t xml:space="preserve"> </w:t>
      </w:r>
      <w:r>
        <w:rPr>
          <w:rFonts w:ascii="Calibri" w:hAnsi="Calibri" w:eastAsia="Calibri" w:cs="Calibri"/>
          <w:lang w:bidi="th-TH"/>
        </w:rPr>
      </w:r>
      <w:r>
        <w:rPr>
          <w:rFonts w:ascii="Calibri" w:hAnsi="Calibri" w:eastAsia="Calibri" w:cs="Calibri"/>
          <w:lang w:bidi="th-TH"/>
        </w:rPr>
      </w:r>
    </w:p>
    <w:p>
      <w:pPr>
        <w:pBdr/>
        <w:spacing/>
        <w:ind/>
        <w:rPr>
          <w:rFonts w:ascii="Calibri" w:hAnsi="Calibri" w:eastAsia="Calibri" w:cs="Calibri"/>
          <w:szCs w:val="28"/>
          <w:lang w:bidi="th-TH"/>
        </w:rPr>
      </w:pPr>
      <w:r>
        <w:rPr>
          <w:rFonts w:ascii="Calibri" w:hAnsi="Calibri" w:eastAsia="Calibri" w:cs="Calibri"/>
          <w:szCs w:val="28"/>
          <w:lang w:bidi="th-TH"/>
        </w:rPr>
        <w:t xml:space="preserve">Danke, dass Sie Ihre Zeit für die Qualifizierung anderer Personen zur Verfügung stellen</w:t>
      </w:r>
      <w:r>
        <w:rPr>
          <w:rFonts w:ascii="Calibri" w:hAnsi="Calibri" w:eastAsia="Calibri" w:cs="Calibri"/>
          <w:szCs w:val="28"/>
          <w:lang w:bidi="th-TH"/>
        </w:rPr>
        <w:t xml:space="preserve"> und damit</w:t>
      </w:r>
      <w:r>
        <w:rPr>
          <w:rFonts w:ascii="Calibri" w:hAnsi="Calibri" w:eastAsia="Calibri" w:cs="Calibri"/>
          <w:szCs w:val="28"/>
          <w:lang w:bidi="th-TH"/>
        </w:rPr>
        <w:t xml:space="preserve"> </w:t>
      </w:r>
      <w:r>
        <w:rPr>
          <w:rFonts w:ascii="Calibri" w:hAnsi="Calibri" w:eastAsia="Calibri" w:cs="Calibri"/>
          <w:szCs w:val="28"/>
          <w:lang w:bidi="th-TH"/>
        </w:rPr>
        <w:t xml:space="preserve">einen </w:t>
      </w:r>
      <w:r>
        <w:rPr>
          <w:rFonts w:ascii="Calibri" w:hAnsi="Calibri" w:eastAsia="Calibri" w:cs="Calibri"/>
          <w:szCs w:val="28"/>
          <w:lang w:bidi="th-TH"/>
        </w:rPr>
        <w:t xml:space="preserve">wichtigen Beitrag zu mehr digitaler Barrierefreiheit in </w:t>
      </w:r>
      <w:ins w:id="44" w:author="Ann-Katrin (Gast)" w:date="2024-11-20T13:48:24Z" oouserid="uid-1723455442389">
        <w:r>
          <w:rPr>
            <w:rFonts w:ascii="Calibri" w:hAnsi="Calibri" w:eastAsia="Calibri" w:cs="Calibri"/>
            <w:szCs w:val="28"/>
            <w:lang w:bidi="th-TH"/>
          </w:rPr>
          <w:t xml:space="preserve">der Hochschullandschaft leisten</w:t>
        </w:r>
      </w:ins>
      <w:del w:id="45" w:author="Ann-Katrin (Gast)" w:date="2024-11-20T13:48:13Z" oouserid="uid-1723455442389">
        <w:r>
          <w:rPr>
            <w:rFonts w:ascii="Calibri" w:hAnsi="Calibri" w:eastAsia="Calibri" w:cs="Calibri"/>
            <w:szCs w:val="28"/>
            <w:lang w:bidi="th-TH"/>
          </w:rPr>
          <w:delText xml:space="preserve">unserer Gesellschaft</w:delText>
        </w:r>
      </w:del>
      <w:del w:id="46" w:author="Ann-Katrin (Gast)" w:date="2024-11-20T13:48:13Z" oouserid="uid-1723455442389">
        <w:r>
          <w:rPr>
            <w:rFonts w:ascii="Calibri" w:hAnsi="Calibri" w:eastAsia="Calibri" w:cs="Calibri"/>
            <w:szCs w:val="28"/>
            <w:lang w:bidi="th-TH"/>
          </w:rPr>
          <w:delText xml:space="preserve"> leisten</w:delText>
        </w:r>
      </w:del>
      <w:r>
        <w:rPr>
          <w:rFonts w:ascii="Calibri" w:hAnsi="Calibri" w:eastAsia="Calibri" w:cs="Calibri"/>
          <w:szCs w:val="28"/>
          <w:lang w:bidi="th-TH"/>
        </w:rPr>
        <w:t xml:space="preserve">.</w:t>
      </w:r>
      <w:r>
        <w:rPr>
          <w:rFonts w:ascii="Calibri" w:hAnsi="Calibri" w:eastAsia="Calibri" w:cs="Calibri"/>
          <w:szCs w:val="28"/>
          <w:lang w:bidi="th-TH"/>
        </w:rPr>
      </w:r>
      <w:r>
        <w:rPr>
          <w:rFonts w:ascii="Calibri" w:hAnsi="Calibri" w:eastAsia="Calibri" w:cs="Calibri"/>
          <w:szCs w:val="28"/>
          <w:lang w:bidi="th-TH"/>
        </w:rPr>
      </w:r>
    </w:p>
    <w:p>
      <w:pPr>
        <w:pBdr/>
        <w:spacing/>
        <w:ind/>
        <w:rPr>
          <w:rFonts w:ascii="Calibri" w:hAnsi="Calibri" w:eastAsia="Calibri" w:cs="Calibri"/>
          <w:b/>
          <w:szCs w:val="28"/>
          <w:lang w:bidi="th-TH"/>
        </w:rPr>
      </w:pPr>
      <w:r>
        <w:rPr>
          <w:rFonts w:ascii="Calibri" w:hAnsi="Calibri" w:eastAsia="Calibri" w:cs="Calibri"/>
          <w:b/>
          <w:szCs w:val="28"/>
          <w:lang w:bidi="th-TH"/>
        </w:rPr>
        <w:t xml:space="preserve">Und viel Erfolg bei der Durchführung der Prüfung!</w:t>
      </w:r>
      <w:r>
        <w:rPr>
          <w:rFonts w:ascii="Calibri" w:hAnsi="Calibri" w:eastAsia="Calibri" w:cs="Calibri"/>
          <w:b/>
          <w:szCs w:val="28"/>
          <w:lang w:bidi="th-TH"/>
        </w:rPr>
      </w:r>
      <w:r>
        <w:rPr>
          <w:rFonts w:ascii="Calibri" w:hAnsi="Calibri" w:eastAsia="Calibri" w:cs="Calibri"/>
          <w:b/>
          <w:szCs w:val="28"/>
          <w:lang w:bidi="th-TH"/>
        </w:rPr>
      </w:r>
    </w:p>
    <w:p>
      <w:pPr>
        <w:pBdr/>
        <w:spacing/>
        <w:ind/>
        <w:rPr>
          <w:rFonts w:ascii="Calibri" w:hAnsi="Calibri" w:cs="Calibri"/>
        </w:rPr>
      </w:pPr>
      <w:r>
        <w:rPr>
          <w:rFonts w:ascii="Calibri" w:hAnsi="Calibri" w:cs="Calibri"/>
        </w:rPr>
      </w:r>
      <w:r>
        <w:rPr>
          <w:rFonts w:ascii="Calibri" w:hAnsi="Calibri" w:cs="Calibri"/>
        </w:rPr>
      </w:r>
      <w:r>
        <w:rPr>
          <w:rFonts w:ascii="Calibri" w:hAnsi="Calibri" w:cs="Calibri"/>
        </w:rPr>
      </w:r>
    </w:p>
    <w:sectPr>
      <w:footnotePr/>
      <w:endnotePr/>
      <w:type w:val="nextPage"/>
      <w:pgSz w:h="16838" w:orient="portrait" w:w="11906"/>
      <w:pgMar w:top="1417" w:right="1417" w:bottom="1134"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ppler Laura" w:date="2024-11-25T09:29:05Z" w:initials="EL">
    <w:p w14:paraId="00000001" w14:textId="00000001">
      <w:pPr>
        <w:spacing w:line="240" w:after="0" w:lineRule="auto" w:before="0"/>
        <w:ind w:firstLine="0" w:left="0" w:right="0"/>
        <w:jc w:val="left"/>
      </w:pPr>
      <w:r>
        <w:rPr>
          <w:rFonts w:eastAsia="Arial" w:ascii="Arial" w:hAnsi="Arial" w:cs="Arial"/>
          <w:sz w:val="22"/>
        </w:rPr>
        <w:t xml:space="preserve">Oder macht das immer die zentrale Prüfungsorganisation?</w:t>
      </w:r>
    </w:p>
  </w:comment>
  <w:comment w:id="4" w:author="Ann-Katrin (Gast)" w:date="2024-11-20T14:45:56Z" w:initials="A(">
    <w:p w14:paraId="00000002" w14:textId="00000002">
      <w:pPr>
        <w:spacing w:line="240" w:after="0" w:lineRule="auto" w:before="0"/>
        <w:ind w:firstLine="0" w:left="0" w:right="0"/>
        <w:jc w:val="left"/>
      </w:pPr>
      <w:r>
        <w:rPr>
          <w:rFonts w:eastAsia="Arial" w:ascii="Arial" w:hAnsi="Arial" w:cs="Arial"/>
          <w:sz w:val="22"/>
        </w:rPr>
        <w:t xml:space="preserve">Same here?</w:t>
      </w:r>
    </w:p>
  </w:comment>
  <w:comment w:id="3" w:author="Ann-Katrin (Gast)" w:date="2024-11-20T14:45:43Z" w:initials="A(">
    <w:p w14:paraId="00000003" w14:textId="00000003">
      <w:pPr>
        <w:spacing w:line="240" w:after="0" w:lineRule="auto" w:before="0"/>
        <w:ind w:firstLine="0" w:left="0" w:right="0"/>
        <w:jc w:val="left"/>
      </w:pPr>
      <w:r>
        <w:rPr>
          <w:rFonts w:eastAsia="Arial" w:ascii="Arial" w:hAnsi="Arial" w:cs="Arial"/>
          <w:sz w:val="22"/>
        </w:rPr>
        <w:t xml:space="preserve">Erstellen sie nicht selbst, oder? Dafür ist die Vorlage gedacht? Die muss dann auch an die Mail für die Aufsichtspersonen</w:t>
      </w:r>
    </w:p>
  </w:comment>
  <w:comment w:id="1" w:author="Eppler Laura" w:date="2024-10-23T16:06:10Z" w:initials="EL">
    <w:p w14:paraId="00000004" w14:textId="00000004">
      <w:pPr>
        <w:spacing w:line="240" w:after="0" w:lineRule="auto" w:before="0"/>
        <w:ind w:firstLine="0" w:left="0" w:right="0"/>
        <w:jc w:val="left"/>
      </w:pPr>
      <w:r>
        <w:rPr>
          <w:rFonts w:eastAsia="Arial" w:ascii="Arial" w:hAnsi="Arial" w:cs="Arial"/>
          <w:sz w:val="22"/>
        </w:rPr>
        <w:t xml:space="preserve">Das muss man noch umschreiben: alle bekommen die selbe URL und können sich dann über ein Einschreibeschlüssel, den sie vor Ort bekommen, in den Kurs einschreiben. Zudem erhalten Sie noch ein zusätzliches Passwort, um die Prüfung zu beginnen</w:t>
      </w:r>
    </w:p>
  </w:comment>
  <w:comment w:id="0" w:author="Eppler Laura" w:date="2024-11-18T15:41:25Z" w:initials="EL">
    <w:p w14:paraId="00000005" w14:textId="00000005">
      <w:pPr>
        <w:spacing w:line="240" w:after="0" w:lineRule="auto" w:before="0"/>
        <w:ind w:firstLine="0" w:left="0" w:right="0"/>
        <w:jc w:val="left"/>
      </w:pPr>
      <w:r>
        <w:rPr>
          <w:rFonts w:eastAsia="Arial" w:ascii="Arial" w:hAnsi="Arial" w:cs="Arial"/>
          <w:sz w:val="22"/>
        </w:rPr>
        <w:t xml:space="preserve">Hatten wir gesagt, dass wir das machen?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FC0208D" w16cex:dateUtc="2024-11-25T08:29:05Z"/>
  <w16cex:commentExtensible w16cex:durableId="74E8209C" w16cex:dateUtc="2024-11-20T13:45:56Z"/>
  <w16cex:commentExtensible w16cex:durableId="795D87FE" w16cex:dateUtc="2024-11-20T13:45:43Z"/>
  <w16cex:commentExtensible w16cex:durableId="3EA255E2" w16cex:dateUtc="2024-10-23T14:06:10Z"/>
  <w16cex:commentExtensible w16cex:durableId="39711608" w16cex:dateUtc="2024-11-18T14:41:2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FC0208D"/>
  <w16cid:commentId w16cid:paraId="00000002" w16cid:durableId="74E8209C"/>
  <w16cid:commentId w16cid:paraId="00000003" w16cid:durableId="795D87FE"/>
  <w16cid:commentId w16cid:paraId="00000004" w16cid:durableId="3EA255E2"/>
  <w16cid:commentId w16cid:paraId="00000005" w16cid:durableId="3971160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10000000000000000"/>
  </w:font>
  <w:font w:name="Courier New">
    <w:panose1 w:val="02070309020205020404"/>
  </w:font>
  <w:font w:name="Symbol">
    <w:panose1 w:val="05010000000000000000"/>
  </w:font>
  <w:font w:name="Segoe UI">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rike w:val="0"/>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1."/>
      <w:numFmt w:val="decimal"/>
      <w:pPr>
        <w:pBdr/>
        <w:spacing/>
        <w:ind w:hanging="360" w:left="1068"/>
      </w:pPr>
      <w:rPr>
        <w:rFonts w:hint="default"/>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rike w:val="0"/>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6"/>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0"/>
  </w:num>
  <w:num w:numId="5">
    <w:abstractNumId w:val="3"/>
  </w:num>
  <w:num w:numId="6">
    <w:abstractNumId w:val="8"/>
  </w:num>
  <w:num w:numId="7">
    <w:abstractNumId w:val="1"/>
  </w:num>
  <w:num w:numId="8">
    <w:abstractNumId w:val="2"/>
  </w:num>
  <w:num w:numId="9">
    <w:abstractNumId w:val="5"/>
  </w:num>
  <w:num w:numId="10">
    <w:abstractNumId w:val="4"/>
  </w:num>
  <w:num w:numId="11">
    <w:abstractNumId w:val="7"/>
  </w:num>
  <w:num w:numId="12">
    <w:abstractNumId w:val="9"/>
  </w:num>
  <w:num w:numId="13">
    <w:abstractNumId w:val="10"/>
  </w:num>
  <w:num w:numId="14">
    <w:abstractNumId w:val="11"/>
  </w:num>
  <w:num w:numId="15">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n-Katrin (Gast)">
    <w15:presenceInfo w15:providerId="Teamlab" w15:userId="uid-1723455442389"/>
  </w15:person>
  <w15:person w15:author="Eppler Laura">
    <w15:presenceInfo w15:providerId="Teamlab" w15:userId="oc8w8qnihsjn_3f828b24-9cc1-103a-95c6-4f2a8baa3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25">
    <w:name w:val="toc 1"/>
    <w:basedOn w:val="893"/>
    <w:next w:val="893"/>
    <w:uiPriority w:val="39"/>
    <w:unhideWhenUsed/>
    <w:pPr>
      <w:pBdr/>
      <w:spacing w:after="100"/>
      <w:ind/>
    </w:pPr>
  </w:style>
  <w:style w:type="paragraph" w:styleId="726">
    <w:name w:val="toc 2"/>
    <w:basedOn w:val="893"/>
    <w:next w:val="893"/>
    <w:uiPriority w:val="39"/>
    <w:unhideWhenUsed/>
    <w:pPr>
      <w:pBdr/>
      <w:spacing w:after="100"/>
      <w:ind w:left="220"/>
    </w:pPr>
  </w:style>
  <w:style w:type="paragraph" w:styleId="727">
    <w:name w:val="toc 3"/>
    <w:basedOn w:val="893"/>
    <w:next w:val="893"/>
    <w:uiPriority w:val="39"/>
    <w:unhideWhenUsed/>
    <w:pPr>
      <w:pBdr/>
      <w:spacing w:after="100"/>
      <w:ind w:left="440"/>
    </w:pPr>
  </w:style>
  <w:style w:type="paragraph" w:styleId="728">
    <w:name w:val="toc 4"/>
    <w:basedOn w:val="893"/>
    <w:next w:val="893"/>
    <w:uiPriority w:val="39"/>
    <w:unhideWhenUsed/>
    <w:pPr>
      <w:pBdr/>
      <w:spacing w:after="100"/>
      <w:ind w:left="660"/>
    </w:pPr>
  </w:style>
  <w:style w:type="paragraph" w:styleId="729">
    <w:name w:val="toc 5"/>
    <w:basedOn w:val="893"/>
    <w:next w:val="893"/>
    <w:uiPriority w:val="39"/>
    <w:unhideWhenUsed/>
    <w:pPr>
      <w:pBdr/>
      <w:spacing w:after="100"/>
      <w:ind w:left="880"/>
    </w:pPr>
  </w:style>
  <w:style w:type="paragraph" w:styleId="730">
    <w:name w:val="toc 6"/>
    <w:basedOn w:val="893"/>
    <w:next w:val="893"/>
    <w:uiPriority w:val="39"/>
    <w:unhideWhenUsed/>
    <w:pPr>
      <w:pBdr/>
      <w:spacing w:after="100"/>
      <w:ind w:left="1100"/>
    </w:pPr>
  </w:style>
  <w:style w:type="paragraph" w:styleId="731">
    <w:name w:val="toc 7"/>
    <w:basedOn w:val="893"/>
    <w:next w:val="893"/>
    <w:uiPriority w:val="39"/>
    <w:unhideWhenUsed/>
    <w:pPr>
      <w:pBdr/>
      <w:spacing w:after="100"/>
      <w:ind w:left="1320"/>
    </w:pPr>
  </w:style>
  <w:style w:type="paragraph" w:styleId="732">
    <w:name w:val="toc 8"/>
    <w:basedOn w:val="893"/>
    <w:next w:val="893"/>
    <w:uiPriority w:val="39"/>
    <w:unhideWhenUsed/>
    <w:pPr>
      <w:pBdr/>
      <w:spacing w:after="100"/>
      <w:ind w:left="1540"/>
    </w:pPr>
  </w:style>
  <w:style w:type="paragraph" w:styleId="733">
    <w:name w:val="toc 9"/>
    <w:basedOn w:val="893"/>
    <w:next w:val="893"/>
    <w:uiPriority w:val="39"/>
    <w:unhideWhenUsed/>
    <w:pPr>
      <w:pBdr/>
      <w:spacing w:after="100"/>
      <w:ind w:left="1760"/>
    </w:pPr>
  </w:style>
  <w:style w:type="table" w:styleId="734">
    <w:name w:val="Table Grid"/>
    <w:basedOn w:val="90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Table Grid Light"/>
    <w:basedOn w:val="9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9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90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3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3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3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3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name w:val="Heading 1 Char"/>
    <w:basedOn w:val="903"/>
    <w:link w:val="894"/>
    <w:uiPriority w:val="9"/>
    <w:pPr>
      <w:pBdr/>
      <w:spacing/>
      <w:ind/>
    </w:pPr>
    <w:rPr>
      <w:rFonts w:ascii="Arial" w:hAnsi="Arial" w:eastAsia="Arial" w:cs="Arial"/>
      <w:color w:val="0f4761" w:themeColor="accent1" w:themeShade="BF"/>
      <w:sz w:val="40"/>
      <w:szCs w:val="40"/>
    </w:rPr>
  </w:style>
  <w:style w:type="character" w:styleId="861">
    <w:name w:val="Heading 2 Char"/>
    <w:basedOn w:val="903"/>
    <w:link w:val="895"/>
    <w:uiPriority w:val="9"/>
    <w:pPr>
      <w:pBdr/>
      <w:spacing/>
      <w:ind/>
    </w:pPr>
    <w:rPr>
      <w:rFonts w:ascii="Arial" w:hAnsi="Arial" w:eastAsia="Arial" w:cs="Arial"/>
      <w:color w:val="0f4761" w:themeColor="accent1" w:themeShade="BF"/>
      <w:sz w:val="32"/>
      <w:szCs w:val="32"/>
    </w:rPr>
  </w:style>
  <w:style w:type="character" w:styleId="862">
    <w:name w:val="Heading 3 Char"/>
    <w:basedOn w:val="903"/>
    <w:link w:val="896"/>
    <w:uiPriority w:val="9"/>
    <w:pPr>
      <w:pBdr/>
      <w:spacing/>
      <w:ind/>
    </w:pPr>
    <w:rPr>
      <w:rFonts w:ascii="Arial" w:hAnsi="Arial" w:eastAsia="Arial" w:cs="Arial"/>
      <w:color w:val="0f4761" w:themeColor="accent1" w:themeShade="BF"/>
      <w:sz w:val="28"/>
      <w:szCs w:val="28"/>
    </w:rPr>
  </w:style>
  <w:style w:type="character" w:styleId="863">
    <w:name w:val="Heading 4 Char"/>
    <w:basedOn w:val="903"/>
    <w:link w:val="897"/>
    <w:uiPriority w:val="9"/>
    <w:pPr>
      <w:pBdr/>
      <w:spacing/>
      <w:ind/>
    </w:pPr>
    <w:rPr>
      <w:rFonts w:ascii="Arial" w:hAnsi="Arial" w:eastAsia="Arial" w:cs="Arial"/>
      <w:i/>
      <w:iCs/>
      <w:color w:val="0f4761" w:themeColor="accent1" w:themeShade="BF"/>
    </w:rPr>
  </w:style>
  <w:style w:type="character" w:styleId="864">
    <w:name w:val="Heading 5 Char"/>
    <w:basedOn w:val="903"/>
    <w:link w:val="898"/>
    <w:uiPriority w:val="9"/>
    <w:pPr>
      <w:pBdr/>
      <w:spacing/>
      <w:ind/>
    </w:pPr>
    <w:rPr>
      <w:rFonts w:ascii="Arial" w:hAnsi="Arial" w:eastAsia="Arial" w:cs="Arial"/>
      <w:color w:val="0f4761" w:themeColor="accent1" w:themeShade="BF"/>
    </w:rPr>
  </w:style>
  <w:style w:type="character" w:styleId="865">
    <w:name w:val="Heading 6 Char"/>
    <w:basedOn w:val="903"/>
    <w:link w:val="899"/>
    <w:uiPriority w:val="9"/>
    <w:pPr>
      <w:pBdr/>
      <w:spacing/>
      <w:ind/>
    </w:pPr>
    <w:rPr>
      <w:rFonts w:ascii="Arial" w:hAnsi="Arial" w:eastAsia="Arial" w:cs="Arial"/>
      <w:i/>
      <w:iCs/>
      <w:color w:val="595959" w:themeColor="text1" w:themeTint="A6"/>
    </w:rPr>
  </w:style>
  <w:style w:type="character" w:styleId="866">
    <w:name w:val="Heading 7 Char"/>
    <w:basedOn w:val="903"/>
    <w:link w:val="900"/>
    <w:uiPriority w:val="9"/>
    <w:pPr>
      <w:pBdr/>
      <w:spacing/>
      <w:ind/>
    </w:pPr>
    <w:rPr>
      <w:rFonts w:ascii="Arial" w:hAnsi="Arial" w:eastAsia="Arial" w:cs="Arial"/>
      <w:color w:val="595959" w:themeColor="text1" w:themeTint="A6"/>
    </w:rPr>
  </w:style>
  <w:style w:type="character" w:styleId="867">
    <w:name w:val="Heading 8 Char"/>
    <w:basedOn w:val="903"/>
    <w:link w:val="901"/>
    <w:uiPriority w:val="9"/>
    <w:pPr>
      <w:pBdr/>
      <w:spacing/>
      <w:ind/>
    </w:pPr>
    <w:rPr>
      <w:rFonts w:ascii="Arial" w:hAnsi="Arial" w:eastAsia="Arial" w:cs="Arial"/>
      <w:i/>
      <w:iCs/>
      <w:color w:val="272727" w:themeColor="text1" w:themeTint="D8"/>
    </w:rPr>
  </w:style>
  <w:style w:type="character" w:styleId="868">
    <w:name w:val="Heading 9 Char"/>
    <w:basedOn w:val="903"/>
    <w:link w:val="902"/>
    <w:uiPriority w:val="9"/>
    <w:pPr>
      <w:pBdr/>
      <w:spacing/>
      <w:ind/>
    </w:pPr>
    <w:rPr>
      <w:rFonts w:ascii="Arial" w:hAnsi="Arial" w:eastAsia="Arial" w:cs="Arial"/>
      <w:i/>
      <w:iCs/>
      <w:color w:val="272727" w:themeColor="text1" w:themeTint="D8"/>
    </w:rPr>
  </w:style>
  <w:style w:type="character" w:styleId="869">
    <w:name w:val="Title Char"/>
    <w:basedOn w:val="903"/>
    <w:link w:val="915"/>
    <w:uiPriority w:val="10"/>
    <w:pPr>
      <w:pBdr/>
      <w:spacing/>
      <w:ind/>
    </w:pPr>
    <w:rPr>
      <w:rFonts w:ascii="Arial" w:hAnsi="Arial" w:eastAsia="Arial" w:cs="Arial"/>
      <w:spacing w:val="-10"/>
      <w:sz w:val="56"/>
      <w:szCs w:val="56"/>
    </w:rPr>
  </w:style>
  <w:style w:type="character" w:styleId="870">
    <w:name w:val="Subtitle Char"/>
    <w:basedOn w:val="903"/>
    <w:link w:val="917"/>
    <w:uiPriority w:val="11"/>
    <w:pPr>
      <w:pBdr/>
      <w:spacing/>
      <w:ind/>
    </w:pPr>
    <w:rPr>
      <w:color w:val="595959" w:themeColor="text1" w:themeTint="A6"/>
      <w:spacing w:val="15"/>
      <w:sz w:val="28"/>
      <w:szCs w:val="28"/>
    </w:rPr>
  </w:style>
  <w:style w:type="character" w:styleId="871">
    <w:name w:val="Quote Char"/>
    <w:basedOn w:val="903"/>
    <w:link w:val="919"/>
    <w:uiPriority w:val="29"/>
    <w:pPr>
      <w:pBdr/>
      <w:spacing/>
      <w:ind/>
    </w:pPr>
    <w:rPr>
      <w:i/>
      <w:iCs/>
      <w:color w:val="404040" w:themeColor="text1" w:themeTint="BF"/>
    </w:rPr>
  </w:style>
  <w:style w:type="character" w:styleId="872">
    <w:name w:val="Intense Quote Char"/>
    <w:basedOn w:val="903"/>
    <w:link w:val="923"/>
    <w:uiPriority w:val="30"/>
    <w:pPr>
      <w:pBdr/>
      <w:spacing/>
      <w:ind/>
    </w:pPr>
    <w:rPr>
      <w:i/>
      <w:iCs/>
      <w:color w:val="0f4761" w:themeColor="accent1" w:themeShade="BF"/>
    </w:rPr>
  </w:style>
  <w:style w:type="paragraph" w:styleId="873">
    <w:name w:val="No Spacing"/>
    <w:basedOn w:val="893"/>
    <w:uiPriority w:val="1"/>
    <w:qFormat/>
    <w:pPr>
      <w:pBdr/>
      <w:spacing w:after="0" w:line="240" w:lineRule="auto"/>
      <w:ind/>
    </w:pPr>
  </w:style>
  <w:style w:type="character" w:styleId="874">
    <w:name w:val="Subtle Emphasis"/>
    <w:basedOn w:val="903"/>
    <w:uiPriority w:val="19"/>
    <w:qFormat/>
    <w:pPr>
      <w:pBdr/>
      <w:spacing/>
      <w:ind/>
    </w:pPr>
    <w:rPr>
      <w:i/>
      <w:iCs/>
      <w:color w:val="404040" w:themeColor="text1" w:themeTint="BF"/>
    </w:rPr>
  </w:style>
  <w:style w:type="character" w:styleId="875">
    <w:name w:val="Emphasis"/>
    <w:basedOn w:val="903"/>
    <w:uiPriority w:val="20"/>
    <w:qFormat/>
    <w:pPr>
      <w:pBdr/>
      <w:spacing/>
      <w:ind/>
    </w:pPr>
    <w:rPr>
      <w:i/>
      <w:iCs/>
    </w:rPr>
  </w:style>
  <w:style w:type="character" w:styleId="876">
    <w:name w:val="Strong"/>
    <w:basedOn w:val="903"/>
    <w:uiPriority w:val="22"/>
    <w:qFormat/>
    <w:pPr>
      <w:pBdr/>
      <w:spacing/>
      <w:ind/>
    </w:pPr>
    <w:rPr>
      <w:b/>
      <w:bCs/>
    </w:rPr>
  </w:style>
  <w:style w:type="character" w:styleId="877">
    <w:name w:val="Subtle Reference"/>
    <w:basedOn w:val="903"/>
    <w:uiPriority w:val="31"/>
    <w:qFormat/>
    <w:pPr>
      <w:pBdr/>
      <w:spacing/>
      <w:ind/>
    </w:pPr>
    <w:rPr>
      <w:smallCaps/>
      <w:color w:val="5a5a5a" w:themeColor="text1" w:themeTint="A5"/>
    </w:rPr>
  </w:style>
  <w:style w:type="character" w:styleId="878">
    <w:name w:val="Book Title"/>
    <w:basedOn w:val="903"/>
    <w:uiPriority w:val="33"/>
    <w:qFormat/>
    <w:pPr>
      <w:pBdr/>
      <w:spacing/>
      <w:ind/>
    </w:pPr>
    <w:rPr>
      <w:b/>
      <w:bCs/>
      <w:i/>
      <w:iCs/>
      <w:spacing w:val="5"/>
    </w:rPr>
  </w:style>
  <w:style w:type="paragraph" w:styleId="879">
    <w:name w:val="Header"/>
    <w:basedOn w:val="893"/>
    <w:link w:val="880"/>
    <w:uiPriority w:val="99"/>
    <w:unhideWhenUsed/>
    <w:pPr>
      <w:pBdr/>
      <w:tabs>
        <w:tab w:val="center" w:leader="none" w:pos="4844"/>
        <w:tab w:val="right" w:leader="none" w:pos="9689"/>
      </w:tabs>
      <w:spacing w:after="0" w:line="240" w:lineRule="auto"/>
      <w:ind/>
    </w:pPr>
  </w:style>
  <w:style w:type="character" w:styleId="880">
    <w:name w:val="Header Char"/>
    <w:basedOn w:val="903"/>
    <w:link w:val="879"/>
    <w:uiPriority w:val="99"/>
    <w:pPr>
      <w:pBdr/>
      <w:spacing/>
      <w:ind/>
    </w:pPr>
  </w:style>
  <w:style w:type="paragraph" w:styleId="881">
    <w:name w:val="Footer"/>
    <w:basedOn w:val="893"/>
    <w:link w:val="882"/>
    <w:uiPriority w:val="99"/>
    <w:unhideWhenUsed/>
    <w:pPr>
      <w:pBdr/>
      <w:tabs>
        <w:tab w:val="center" w:leader="none" w:pos="4844"/>
        <w:tab w:val="right" w:leader="none" w:pos="9689"/>
      </w:tabs>
      <w:spacing w:after="0" w:line="240" w:lineRule="auto"/>
      <w:ind/>
    </w:pPr>
  </w:style>
  <w:style w:type="character" w:styleId="882">
    <w:name w:val="Footer Char"/>
    <w:basedOn w:val="903"/>
    <w:link w:val="881"/>
    <w:uiPriority w:val="99"/>
    <w:pPr>
      <w:pBdr/>
      <w:spacing/>
      <w:ind/>
    </w:pPr>
  </w:style>
  <w:style w:type="paragraph" w:styleId="883">
    <w:name w:val="Caption"/>
    <w:basedOn w:val="893"/>
    <w:next w:val="893"/>
    <w:uiPriority w:val="35"/>
    <w:unhideWhenUsed/>
    <w:qFormat/>
    <w:pPr>
      <w:pBdr/>
      <w:spacing w:after="200" w:line="240" w:lineRule="auto"/>
      <w:ind/>
    </w:pPr>
    <w:rPr>
      <w:i/>
      <w:iCs/>
      <w:color w:val="0e2841" w:themeColor="text2"/>
      <w:sz w:val="18"/>
      <w:szCs w:val="18"/>
    </w:rPr>
  </w:style>
  <w:style w:type="paragraph" w:styleId="884">
    <w:name w:val="footnote text"/>
    <w:basedOn w:val="893"/>
    <w:link w:val="885"/>
    <w:uiPriority w:val="99"/>
    <w:semiHidden/>
    <w:unhideWhenUsed/>
    <w:pPr>
      <w:pBdr/>
      <w:spacing w:after="0" w:line="240" w:lineRule="auto"/>
      <w:ind/>
    </w:pPr>
    <w:rPr>
      <w:sz w:val="20"/>
      <w:szCs w:val="20"/>
    </w:rPr>
  </w:style>
  <w:style w:type="character" w:styleId="885">
    <w:name w:val="Footnote Text Char"/>
    <w:basedOn w:val="903"/>
    <w:link w:val="884"/>
    <w:uiPriority w:val="99"/>
    <w:semiHidden/>
    <w:pPr>
      <w:pBdr/>
      <w:spacing/>
      <w:ind/>
    </w:pPr>
    <w:rPr>
      <w:sz w:val="20"/>
      <w:szCs w:val="20"/>
    </w:rPr>
  </w:style>
  <w:style w:type="character" w:styleId="886">
    <w:name w:val="footnote reference"/>
    <w:basedOn w:val="903"/>
    <w:uiPriority w:val="99"/>
    <w:semiHidden/>
    <w:unhideWhenUsed/>
    <w:pPr>
      <w:pBdr/>
      <w:spacing/>
      <w:ind/>
    </w:pPr>
    <w:rPr>
      <w:vertAlign w:val="superscript"/>
    </w:rPr>
  </w:style>
  <w:style w:type="paragraph" w:styleId="887">
    <w:name w:val="endnote text"/>
    <w:basedOn w:val="893"/>
    <w:link w:val="888"/>
    <w:uiPriority w:val="99"/>
    <w:semiHidden/>
    <w:unhideWhenUsed/>
    <w:pPr>
      <w:pBdr/>
      <w:spacing w:after="0" w:line="240" w:lineRule="auto"/>
      <w:ind/>
    </w:pPr>
    <w:rPr>
      <w:sz w:val="20"/>
      <w:szCs w:val="20"/>
    </w:rPr>
  </w:style>
  <w:style w:type="character" w:styleId="888">
    <w:name w:val="Endnote Text Char"/>
    <w:basedOn w:val="903"/>
    <w:link w:val="887"/>
    <w:uiPriority w:val="99"/>
    <w:semiHidden/>
    <w:pPr>
      <w:pBdr/>
      <w:spacing/>
      <w:ind/>
    </w:pPr>
    <w:rPr>
      <w:sz w:val="20"/>
      <w:szCs w:val="20"/>
    </w:rPr>
  </w:style>
  <w:style w:type="character" w:styleId="889">
    <w:name w:val="endnote reference"/>
    <w:basedOn w:val="903"/>
    <w:uiPriority w:val="99"/>
    <w:semiHidden/>
    <w:unhideWhenUsed/>
    <w:pPr>
      <w:pBdr/>
      <w:spacing/>
      <w:ind/>
    </w:pPr>
    <w:rPr>
      <w:vertAlign w:val="superscript"/>
    </w:rPr>
  </w:style>
  <w:style w:type="character" w:styleId="890">
    <w:name w:val="FollowedHyperlink"/>
    <w:basedOn w:val="903"/>
    <w:uiPriority w:val="99"/>
    <w:semiHidden/>
    <w:unhideWhenUsed/>
    <w:pPr>
      <w:pBdr/>
      <w:spacing/>
      <w:ind/>
    </w:pPr>
    <w:rPr>
      <w:color w:val="954f72" w:themeColor="followedHyperlink"/>
      <w:u w:val="single"/>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style>
  <w:style w:type="paragraph" w:styleId="894">
    <w:name w:val="Heading 1"/>
    <w:basedOn w:val="893"/>
    <w:next w:val="893"/>
    <w:link w:val="9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95">
    <w:name w:val="Heading 2"/>
    <w:basedOn w:val="893"/>
    <w:next w:val="893"/>
    <w:link w:val="907"/>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96">
    <w:name w:val="Heading 3"/>
    <w:basedOn w:val="893"/>
    <w:next w:val="893"/>
    <w:link w:val="9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7">
    <w:name w:val="Heading 4"/>
    <w:basedOn w:val="893"/>
    <w:next w:val="893"/>
    <w:link w:val="9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8">
    <w:name w:val="Heading 5"/>
    <w:basedOn w:val="893"/>
    <w:next w:val="893"/>
    <w:link w:val="9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9">
    <w:name w:val="Heading 6"/>
    <w:basedOn w:val="893"/>
    <w:next w:val="893"/>
    <w:link w:val="9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0">
    <w:name w:val="Heading 7"/>
    <w:basedOn w:val="893"/>
    <w:next w:val="893"/>
    <w:link w:val="9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1">
    <w:name w:val="Heading 8"/>
    <w:basedOn w:val="893"/>
    <w:next w:val="893"/>
    <w:link w:val="9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2">
    <w:name w:val="Heading 9"/>
    <w:basedOn w:val="893"/>
    <w:next w:val="893"/>
    <w:link w:val="9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character" w:styleId="906" w:customStyle="1">
    <w:name w:val="Überschrift 1 Zchn"/>
    <w:basedOn w:val="903"/>
    <w:link w:val="894"/>
    <w:uiPriority w:val="9"/>
    <w:pPr>
      <w:pBdr/>
      <w:spacing/>
      <w:ind/>
    </w:pPr>
    <w:rPr>
      <w:rFonts w:asciiTheme="majorHAnsi" w:hAnsiTheme="majorHAnsi" w:eastAsiaTheme="majorEastAsia" w:cstheme="majorBidi"/>
      <w:color w:val="0f4761" w:themeColor="accent1" w:themeShade="BF"/>
      <w:sz w:val="40"/>
      <w:szCs w:val="40"/>
    </w:rPr>
  </w:style>
  <w:style w:type="character" w:styleId="907" w:customStyle="1">
    <w:name w:val="Überschrift 2 Zchn"/>
    <w:basedOn w:val="903"/>
    <w:link w:val="895"/>
    <w:uiPriority w:val="9"/>
    <w:pPr>
      <w:pBdr/>
      <w:spacing/>
      <w:ind/>
    </w:pPr>
    <w:rPr>
      <w:rFonts w:asciiTheme="majorHAnsi" w:hAnsiTheme="majorHAnsi" w:eastAsiaTheme="majorEastAsia" w:cstheme="majorBidi"/>
      <w:color w:val="0f4761" w:themeColor="accent1" w:themeShade="BF"/>
      <w:sz w:val="32"/>
      <w:szCs w:val="32"/>
    </w:rPr>
  </w:style>
  <w:style w:type="character" w:styleId="908" w:customStyle="1">
    <w:name w:val="Überschrift 3 Zchn"/>
    <w:basedOn w:val="903"/>
    <w:link w:val="896"/>
    <w:uiPriority w:val="9"/>
    <w:semiHidden/>
    <w:pPr>
      <w:pBdr/>
      <w:spacing/>
      <w:ind/>
    </w:pPr>
    <w:rPr>
      <w:rFonts w:eastAsiaTheme="majorEastAsia" w:cstheme="majorBidi"/>
      <w:color w:val="0f4761" w:themeColor="accent1" w:themeShade="BF"/>
      <w:sz w:val="28"/>
      <w:szCs w:val="28"/>
    </w:rPr>
  </w:style>
  <w:style w:type="character" w:styleId="909" w:customStyle="1">
    <w:name w:val="Überschrift 4 Zchn"/>
    <w:basedOn w:val="903"/>
    <w:link w:val="897"/>
    <w:uiPriority w:val="9"/>
    <w:semiHidden/>
    <w:pPr>
      <w:pBdr/>
      <w:spacing/>
      <w:ind/>
    </w:pPr>
    <w:rPr>
      <w:rFonts w:eastAsiaTheme="majorEastAsia" w:cstheme="majorBidi"/>
      <w:i/>
      <w:iCs/>
      <w:color w:val="0f4761" w:themeColor="accent1" w:themeShade="BF"/>
    </w:rPr>
  </w:style>
  <w:style w:type="character" w:styleId="910" w:customStyle="1">
    <w:name w:val="Überschrift 5 Zchn"/>
    <w:basedOn w:val="903"/>
    <w:link w:val="898"/>
    <w:uiPriority w:val="9"/>
    <w:semiHidden/>
    <w:pPr>
      <w:pBdr/>
      <w:spacing/>
      <w:ind/>
    </w:pPr>
    <w:rPr>
      <w:rFonts w:eastAsiaTheme="majorEastAsia" w:cstheme="majorBidi"/>
      <w:color w:val="0f4761" w:themeColor="accent1" w:themeShade="BF"/>
    </w:rPr>
  </w:style>
  <w:style w:type="character" w:styleId="911" w:customStyle="1">
    <w:name w:val="Überschrift 6 Zchn"/>
    <w:basedOn w:val="903"/>
    <w:link w:val="899"/>
    <w:uiPriority w:val="9"/>
    <w:semiHidden/>
    <w:pPr>
      <w:pBdr/>
      <w:spacing/>
      <w:ind/>
    </w:pPr>
    <w:rPr>
      <w:rFonts w:eastAsiaTheme="majorEastAsia" w:cstheme="majorBidi"/>
      <w:i/>
      <w:iCs/>
      <w:color w:val="595959" w:themeColor="text1" w:themeTint="A6"/>
    </w:rPr>
  </w:style>
  <w:style w:type="character" w:styleId="912" w:customStyle="1">
    <w:name w:val="Überschrift 7 Zchn"/>
    <w:basedOn w:val="903"/>
    <w:link w:val="900"/>
    <w:uiPriority w:val="9"/>
    <w:semiHidden/>
    <w:pPr>
      <w:pBdr/>
      <w:spacing/>
      <w:ind/>
    </w:pPr>
    <w:rPr>
      <w:rFonts w:eastAsiaTheme="majorEastAsia" w:cstheme="majorBidi"/>
      <w:color w:val="595959" w:themeColor="text1" w:themeTint="A6"/>
    </w:rPr>
  </w:style>
  <w:style w:type="character" w:styleId="913" w:customStyle="1">
    <w:name w:val="Überschrift 8 Zchn"/>
    <w:basedOn w:val="903"/>
    <w:link w:val="901"/>
    <w:uiPriority w:val="9"/>
    <w:semiHidden/>
    <w:pPr>
      <w:pBdr/>
      <w:spacing/>
      <w:ind/>
    </w:pPr>
    <w:rPr>
      <w:rFonts w:eastAsiaTheme="majorEastAsia" w:cstheme="majorBidi"/>
      <w:i/>
      <w:iCs/>
      <w:color w:val="272727" w:themeColor="text1" w:themeTint="D8"/>
    </w:rPr>
  </w:style>
  <w:style w:type="character" w:styleId="914" w:customStyle="1">
    <w:name w:val="Überschrift 9 Zchn"/>
    <w:basedOn w:val="903"/>
    <w:link w:val="902"/>
    <w:uiPriority w:val="9"/>
    <w:semiHidden/>
    <w:pPr>
      <w:pBdr/>
      <w:spacing/>
      <w:ind/>
    </w:pPr>
    <w:rPr>
      <w:rFonts w:eastAsiaTheme="majorEastAsia" w:cstheme="majorBidi"/>
      <w:color w:val="272727" w:themeColor="text1" w:themeTint="D8"/>
    </w:rPr>
  </w:style>
  <w:style w:type="paragraph" w:styleId="915">
    <w:name w:val="Title"/>
    <w:basedOn w:val="893"/>
    <w:next w:val="893"/>
    <w:link w:val="91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6" w:customStyle="1">
    <w:name w:val="Titel Zchn"/>
    <w:basedOn w:val="903"/>
    <w:link w:val="915"/>
    <w:uiPriority w:val="10"/>
    <w:pPr>
      <w:pBdr/>
      <w:spacing/>
      <w:ind/>
    </w:pPr>
    <w:rPr>
      <w:rFonts w:asciiTheme="majorHAnsi" w:hAnsiTheme="majorHAnsi" w:eastAsiaTheme="majorEastAsia" w:cstheme="majorBidi"/>
      <w:spacing w:val="-10"/>
      <w:sz w:val="56"/>
      <w:szCs w:val="56"/>
    </w:rPr>
  </w:style>
  <w:style w:type="paragraph" w:styleId="917">
    <w:name w:val="Subtitle"/>
    <w:basedOn w:val="893"/>
    <w:next w:val="893"/>
    <w:link w:val="918"/>
    <w:uiPriority w:val="11"/>
    <w:qFormat/>
    <w:pPr>
      <w:numPr>
        <w:ilvl w:val="1"/>
      </w:numPr>
      <w:pBdr/>
      <w:spacing/>
      <w:ind/>
    </w:pPr>
    <w:rPr>
      <w:rFonts w:eastAsiaTheme="majorEastAsia" w:cstheme="majorBidi"/>
      <w:color w:val="595959" w:themeColor="text1" w:themeTint="A6"/>
      <w:spacing w:val="15"/>
      <w:sz w:val="28"/>
      <w:szCs w:val="28"/>
    </w:rPr>
  </w:style>
  <w:style w:type="character" w:styleId="918" w:customStyle="1">
    <w:name w:val="Untertitel Zchn"/>
    <w:basedOn w:val="903"/>
    <w:link w:val="917"/>
    <w:uiPriority w:val="11"/>
    <w:pPr>
      <w:pBdr/>
      <w:spacing/>
      <w:ind/>
    </w:pPr>
    <w:rPr>
      <w:rFonts w:eastAsiaTheme="majorEastAsia" w:cstheme="majorBidi"/>
      <w:color w:val="595959" w:themeColor="text1" w:themeTint="A6"/>
      <w:spacing w:val="15"/>
      <w:sz w:val="28"/>
      <w:szCs w:val="28"/>
    </w:rPr>
  </w:style>
  <w:style w:type="paragraph" w:styleId="919">
    <w:name w:val="Quote"/>
    <w:basedOn w:val="893"/>
    <w:next w:val="893"/>
    <w:link w:val="920"/>
    <w:uiPriority w:val="29"/>
    <w:qFormat/>
    <w:pPr>
      <w:pBdr/>
      <w:spacing w:before="160"/>
      <w:ind/>
      <w:jc w:val="center"/>
    </w:pPr>
    <w:rPr>
      <w:i/>
      <w:iCs/>
      <w:color w:val="404040" w:themeColor="text1" w:themeTint="BF"/>
    </w:rPr>
  </w:style>
  <w:style w:type="character" w:styleId="920" w:customStyle="1">
    <w:name w:val="Zitat Zchn"/>
    <w:basedOn w:val="903"/>
    <w:link w:val="919"/>
    <w:uiPriority w:val="29"/>
    <w:pPr>
      <w:pBdr/>
      <w:spacing/>
      <w:ind/>
    </w:pPr>
    <w:rPr>
      <w:i/>
      <w:iCs/>
      <w:color w:val="404040" w:themeColor="text1" w:themeTint="BF"/>
    </w:rPr>
  </w:style>
  <w:style w:type="paragraph" w:styleId="921">
    <w:name w:val="List Paragraph"/>
    <w:basedOn w:val="893"/>
    <w:uiPriority w:val="34"/>
    <w:qFormat/>
    <w:pPr>
      <w:pBdr/>
      <w:spacing/>
      <w:ind w:left="720"/>
      <w:contextualSpacing w:val="true"/>
    </w:pPr>
  </w:style>
  <w:style w:type="character" w:styleId="922">
    <w:name w:val="Intense Emphasis"/>
    <w:basedOn w:val="903"/>
    <w:uiPriority w:val="21"/>
    <w:qFormat/>
    <w:pPr>
      <w:pBdr/>
      <w:spacing/>
      <w:ind/>
    </w:pPr>
    <w:rPr>
      <w:i/>
      <w:iCs/>
      <w:color w:val="0f4761" w:themeColor="accent1" w:themeShade="BF"/>
    </w:rPr>
  </w:style>
  <w:style w:type="paragraph" w:styleId="923">
    <w:name w:val="Intense Quote"/>
    <w:basedOn w:val="893"/>
    <w:next w:val="893"/>
    <w:link w:val="9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4" w:customStyle="1">
    <w:name w:val="Intensives Zitat Zchn"/>
    <w:basedOn w:val="903"/>
    <w:link w:val="923"/>
    <w:uiPriority w:val="30"/>
    <w:pPr>
      <w:pBdr/>
      <w:spacing/>
      <w:ind/>
    </w:pPr>
    <w:rPr>
      <w:i/>
      <w:iCs/>
      <w:color w:val="0f4761" w:themeColor="accent1" w:themeShade="BF"/>
    </w:rPr>
  </w:style>
  <w:style w:type="character" w:styleId="925">
    <w:name w:val="Intense Reference"/>
    <w:basedOn w:val="903"/>
    <w:uiPriority w:val="32"/>
    <w:qFormat/>
    <w:pPr>
      <w:pBdr/>
      <w:spacing/>
      <w:ind/>
    </w:pPr>
    <w:rPr>
      <w:b/>
      <w:bCs/>
      <w:smallCaps/>
      <w:color w:val="0f4761" w:themeColor="accent1" w:themeShade="BF"/>
      <w:spacing w:val="5"/>
    </w:rPr>
  </w:style>
  <w:style w:type="character" w:styleId="926">
    <w:name w:val="Hyperlink"/>
    <w:basedOn w:val="903"/>
    <w:uiPriority w:val="99"/>
    <w:unhideWhenUsed/>
    <w:pPr>
      <w:pBdr/>
      <w:spacing/>
      <w:ind/>
    </w:pPr>
    <w:rPr>
      <w:color w:val="467886" w:themeColor="hyperlink"/>
      <w:u w:val="single"/>
    </w:rPr>
  </w:style>
  <w:style w:type="character" w:styleId="927">
    <w:name w:val="Unresolved Mention"/>
    <w:basedOn w:val="903"/>
    <w:uiPriority w:val="99"/>
    <w:semiHidden/>
    <w:unhideWhenUsed/>
    <w:pPr>
      <w:pBdr/>
      <w:spacing/>
      <w:ind/>
    </w:pPr>
    <w:rPr>
      <w:color w:val="605e5c"/>
      <w:shd w:val="clear" w:color="auto" w:fill="e1dfdd"/>
    </w:rPr>
  </w:style>
  <w:style w:type="character" w:styleId="928">
    <w:name w:val="annotation reference"/>
    <w:basedOn w:val="903"/>
    <w:uiPriority w:val="99"/>
    <w:semiHidden/>
    <w:unhideWhenUsed/>
    <w:pPr>
      <w:pBdr/>
      <w:spacing/>
      <w:ind/>
    </w:pPr>
    <w:rPr>
      <w:sz w:val="16"/>
      <w:szCs w:val="16"/>
    </w:rPr>
  </w:style>
  <w:style w:type="paragraph" w:styleId="929">
    <w:name w:val="annotation text"/>
    <w:basedOn w:val="893"/>
    <w:link w:val="930"/>
    <w:uiPriority w:val="99"/>
    <w:semiHidden/>
    <w:unhideWhenUsed/>
    <w:pPr>
      <w:pBdr/>
      <w:spacing w:line="240" w:lineRule="auto"/>
      <w:ind/>
    </w:pPr>
    <w:rPr>
      <w:sz w:val="20"/>
      <w:szCs w:val="20"/>
    </w:rPr>
  </w:style>
  <w:style w:type="character" w:styleId="930" w:customStyle="1">
    <w:name w:val="Kommentartext Zchn"/>
    <w:basedOn w:val="903"/>
    <w:link w:val="929"/>
    <w:uiPriority w:val="99"/>
    <w:semiHidden/>
    <w:pPr>
      <w:pBdr/>
      <w:spacing/>
      <w:ind/>
    </w:pPr>
    <w:rPr>
      <w:sz w:val="20"/>
      <w:szCs w:val="20"/>
    </w:rPr>
  </w:style>
  <w:style w:type="paragraph" w:styleId="931">
    <w:name w:val="annotation subject"/>
    <w:basedOn w:val="929"/>
    <w:next w:val="929"/>
    <w:link w:val="932"/>
    <w:uiPriority w:val="99"/>
    <w:semiHidden/>
    <w:unhideWhenUsed/>
    <w:pPr>
      <w:pBdr/>
      <w:spacing/>
      <w:ind/>
    </w:pPr>
    <w:rPr>
      <w:b/>
      <w:bCs/>
    </w:rPr>
  </w:style>
  <w:style w:type="character" w:styleId="932" w:customStyle="1">
    <w:name w:val="Kommentarthema Zchn"/>
    <w:basedOn w:val="930"/>
    <w:link w:val="931"/>
    <w:uiPriority w:val="99"/>
    <w:semiHidden/>
    <w:pPr>
      <w:pBdr/>
      <w:spacing/>
      <w:ind/>
    </w:pPr>
    <w:rPr>
      <w:b/>
      <w:bCs/>
      <w:sz w:val="20"/>
      <w:szCs w:val="20"/>
    </w:rPr>
  </w:style>
  <w:style w:type="paragraph" w:styleId="933">
    <w:name w:val="Balloon Text"/>
    <w:basedOn w:val="893"/>
    <w:link w:val="934"/>
    <w:uiPriority w:val="99"/>
    <w:semiHidden/>
    <w:unhideWhenUsed/>
    <w:pPr>
      <w:pBdr/>
      <w:spacing w:after="0" w:line="240" w:lineRule="auto"/>
      <w:ind/>
    </w:pPr>
    <w:rPr>
      <w:rFonts w:ascii="Segoe UI" w:hAnsi="Segoe UI" w:cs="Segoe UI"/>
      <w:sz w:val="18"/>
      <w:szCs w:val="18"/>
    </w:rPr>
  </w:style>
  <w:style w:type="character" w:styleId="934" w:customStyle="1">
    <w:name w:val="Sprechblasentext Zchn"/>
    <w:basedOn w:val="903"/>
    <w:link w:val="933"/>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mooc.hdm-stuttgart.de" TargetMode="External"/><Relationship Id="rId10" Type="http://schemas.openxmlformats.org/officeDocument/2006/relationships/hyperlink" Target="mailto:bf-lehren@hdm-stuttgart.de" TargetMode="External"/><Relationship Id="rId11" Type="http://schemas.openxmlformats.org/officeDocument/2006/relationships/hyperlink" Target="http://eppler@hdm-stuttgart.de" TargetMode="External"/><Relationship Id="rId12" Type="http://schemas.openxmlformats.org/officeDocument/2006/relationships/hyperlink" Target="http://bf-lehren@hdm-stuttgart.de" TargetMode="External"/><Relationship Id="rId13" Type="http://schemas.openxmlformats.org/officeDocument/2006/relationships/comments" Target="comments.xml" /><Relationship Id="rId14" Type="http://schemas.microsoft.com/office/2011/relationships/commentsExtended" Target="commentsExtended.xml" /><Relationship Id="rId15" Type="http://schemas.microsoft.com/office/2018/08/relationships/commentsExtensible" Target="commentsExtensible.xml" /><Relationship Id="rId16" Type="http://schemas.microsoft.com/office/2016/09/relationships/commentsIds" Target="commentsIds.xml" /><Relationship Id="rId17"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Ann-Katrin Böhm</dc:creator>
  <cp:keywords/>
  <dc:description/>
  <cp:lastModifiedBy>Eppler Laura</cp:lastModifiedBy>
  <cp:revision>31</cp:revision>
  <dcterms:created xsi:type="dcterms:W3CDTF">2024-10-14T14:11:00Z</dcterms:created>
  <dcterms:modified xsi:type="dcterms:W3CDTF">2024-11-25T08:33:28Z</dcterms:modified>
</cp:coreProperties>
</file>