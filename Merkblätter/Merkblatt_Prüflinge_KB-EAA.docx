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11BC1" w14:textId="023B8116" w:rsidR="001E479D" w:rsidRDefault="00D56282" w:rsidP="00F10CE4">
      <w:pPr>
        <w:pStyle w:val="berschrift1"/>
        <w:rPr>
          <w:rStyle w:val="Heading1Char"/>
        </w:rPr>
      </w:pPr>
      <w:r>
        <w:rPr>
          <w:rStyle w:val="Heading1Char"/>
        </w:rPr>
        <w:t>Merkblatt für Prüflinge des K</w:t>
      </w:r>
      <w:r w:rsidR="002D0F86">
        <w:rPr>
          <w:rStyle w:val="Heading1Char"/>
        </w:rPr>
        <w:t>B-EAA</w:t>
      </w:r>
    </w:p>
    <w:p w14:paraId="3AA29A46" w14:textId="094E2E61" w:rsidR="001E479D" w:rsidRDefault="00D56282" w:rsidP="00F10CE4">
      <w:r>
        <w:t xml:space="preserve">Version </w:t>
      </w:r>
      <w:ins w:id="0" w:author="Gottfried Zimmermann" w:date="2026-07-01T14:36:00Z" w16du:dateUtc="2026-07-01T12:36:00Z">
        <w:r w:rsidR="006D6693">
          <w:t>4</w:t>
        </w:r>
      </w:ins>
      <w:del w:id="1" w:author="Gottfried Zimmermann" w:date="2026-07-01T14:36:00Z" w16du:dateUtc="2026-07-01T12:36:00Z">
        <w:r w:rsidR="0022163E" w:rsidDel="006D6693">
          <w:delText>3</w:delText>
        </w:r>
      </w:del>
      <w:r>
        <w:t xml:space="preserve"> – 202</w:t>
      </w:r>
      <w:r w:rsidR="00701147">
        <w:t>6</w:t>
      </w:r>
      <w:r>
        <w:t>-</w:t>
      </w:r>
      <w:r w:rsidR="00701147">
        <w:t>0</w:t>
      </w:r>
      <w:del w:id="2" w:author="Gottfried Zimmermann" w:date="2026-07-01T14:37:00Z" w16du:dateUtc="2026-07-01T12:37:00Z">
        <w:r w:rsidR="00701147" w:rsidDel="006D6693">
          <w:delText>3-</w:delText>
        </w:r>
        <w:r w:rsidR="0022163E" w:rsidDel="006D6693">
          <w:delText>20</w:delText>
        </w:r>
      </w:del>
      <w:ins w:id="3" w:author="Gottfried Zimmermann" w:date="2026-07-01T14:37:00Z" w16du:dateUtc="2026-07-01T12:37:00Z">
        <w:r w:rsidR="006D6693">
          <w:t>7-01</w:t>
        </w:r>
      </w:ins>
    </w:p>
    <w:p w14:paraId="0B053D22" w14:textId="2410027B" w:rsidR="001E479D" w:rsidRDefault="00D56282" w:rsidP="00F10CE4">
      <w:r>
        <w:t>Vielen Dank für Ihr Interesse am Knowledge Badge</w:t>
      </w:r>
      <w:r w:rsidR="002D0F86">
        <w:t xml:space="preserve"> EAA (KB-EAA)</w:t>
      </w:r>
      <w:r>
        <w:t>. Hier finden Sie einige Informationen, die zur Vorbereitung und Durchführung der Prüfung zu beachten sind.</w:t>
      </w:r>
    </w:p>
    <w:p w14:paraId="630702B0" w14:textId="77777777" w:rsidR="001E479D" w:rsidRPr="00F10CE4" w:rsidRDefault="00D56282" w:rsidP="00F10CE4">
      <w:pPr>
        <w:pStyle w:val="berschrift2"/>
        <w:rPr>
          <w:rStyle w:val="Heading2Char"/>
        </w:rPr>
      </w:pPr>
      <w:r w:rsidRPr="00F10CE4">
        <w:rPr>
          <w:rStyle w:val="Heading2Char"/>
        </w:rPr>
        <w:t>Vorbereitung auf die Prüfung</w:t>
      </w:r>
    </w:p>
    <w:p w14:paraId="1EFF02C4" w14:textId="77777777" w:rsidR="001E479D" w:rsidRDefault="00D56282" w:rsidP="00F10CE4">
      <w:r>
        <w:t>Die folgenden Schritte sollten Sie vorbereitend durchführen:</w:t>
      </w:r>
    </w:p>
    <w:p w14:paraId="51779940" w14:textId="3362FDA7" w:rsidR="001E479D" w:rsidRDefault="00D56282" w:rsidP="00F10CE4">
      <w:pPr>
        <w:pStyle w:val="Listenabsatz"/>
        <w:numPr>
          <w:ilvl w:val="0"/>
          <w:numId w:val="16"/>
        </w:numPr>
      </w:pPr>
      <w:r>
        <w:t xml:space="preserve">Informieren Sie sich über </w:t>
      </w:r>
      <w:r w:rsidR="00077C15">
        <w:t>T</w:t>
      </w:r>
      <w:r>
        <w:t xml:space="preserve">ermine und -orte </w:t>
      </w:r>
      <w:r w:rsidR="00077C15">
        <w:t xml:space="preserve">der </w:t>
      </w:r>
      <w:r w:rsidR="00077C15" w:rsidRPr="00701147">
        <w:t xml:space="preserve">Prüfung auf der </w:t>
      </w:r>
      <w:hyperlink r:id="rId8" w:history="1">
        <w:r w:rsidRPr="00701147">
          <w:rPr>
            <w:rStyle w:val="Hyperlink"/>
          </w:rPr>
          <w:t>Website</w:t>
        </w:r>
        <w:r w:rsidR="00701147" w:rsidRPr="00701147">
          <w:rPr>
            <w:rStyle w:val="Hyperlink"/>
          </w:rPr>
          <w:t xml:space="preserve"> des Knowledge Badges KB-EAA</w:t>
        </w:r>
      </w:hyperlink>
      <w:r w:rsidRPr="00701147">
        <w:t>.</w:t>
      </w:r>
      <w:r>
        <w:t xml:space="preserve"> Dort melden Sie sich auch zur Prüfung an.</w:t>
      </w:r>
    </w:p>
    <w:p w14:paraId="743F1F0A" w14:textId="45D900AB" w:rsidR="001E479D" w:rsidRDefault="00077C15" w:rsidP="00F10CE4">
      <w:pPr>
        <w:pStyle w:val="Listenabsatz"/>
        <w:numPr>
          <w:ilvl w:val="0"/>
          <w:numId w:val="16"/>
        </w:numPr>
      </w:pPr>
      <w:r w:rsidRPr="00077C15">
        <w:t xml:space="preserve">Die Prüfung findet in einem Examenskurs auf der Moodle-Plattform des Kompetenzzentrums Digitale Barrierefreiheit statt. </w:t>
      </w:r>
      <w:r w:rsidR="00D56282">
        <w:t xml:space="preserve">Registrieren Sie sich vorab </w:t>
      </w:r>
      <w:ins w:id="4" w:author="Gottfried Zimmermann" w:date="2026-07-01T14:37:00Z" w16du:dateUtc="2026-07-01T12:37:00Z">
        <w:r w:rsidR="006D6693">
          <w:t xml:space="preserve">kostenlos </w:t>
        </w:r>
      </w:ins>
      <w:r w:rsidR="00D56282">
        <w:t xml:space="preserve">auf der Moodle-Plattform auf </w:t>
      </w:r>
      <w:hyperlink r:id="rId9" w:tooltip="https://mooc.hdm-stuttgart.de" w:history="1">
        <w:r w:rsidR="00D56282">
          <w:rPr>
            <w:rStyle w:val="Hyperlink"/>
          </w:rPr>
          <w:t>https://mooc.hdm-stuttgart.de</w:t>
        </w:r>
      </w:hyperlink>
      <w:del w:id="5" w:author="Gottfried Zimmermann" w:date="2026-07-01T14:37:00Z" w16du:dateUtc="2026-07-01T12:37:00Z">
        <w:r w:rsidR="00D56282" w:rsidDel="006D6693">
          <w:delText xml:space="preserve"> (kostenlose Registrierung)</w:delText>
        </w:r>
      </w:del>
      <w:ins w:id="6" w:author="Gottfried Zimmermann" w:date="2026-07-01T14:37:00Z" w16du:dateUtc="2026-07-01T12:37:00Z">
        <w:r w:rsidR="006D6693">
          <w:t xml:space="preserve"> </w:t>
        </w:r>
      </w:ins>
      <w:ins w:id="7" w:author="Gottfried Zimmermann" w:date="2026-07-01T14:37:00Z">
        <w:r w:rsidR="006D6693" w:rsidRPr="006D6693">
          <w:t xml:space="preserve">mit Ihrer persönlichen </w:t>
        </w:r>
        <w:proofErr w:type="gramStart"/>
        <w:r w:rsidR="006D6693" w:rsidRPr="006D6693">
          <w:t>Email</w:t>
        </w:r>
        <w:proofErr w:type="gramEnd"/>
        <w:r w:rsidR="006D6693" w:rsidRPr="006D6693">
          <w:t>. Accounts dürfen nicht zwischen Personen geteilt werden</w:t>
        </w:r>
      </w:ins>
      <w:r w:rsidR="00D56282">
        <w:t>.</w:t>
      </w:r>
      <w:r w:rsidR="009826A1">
        <w:t xml:space="preserve"> Für die Ausstellung Ihrer Bescheinigung (im Erfolgsfall) wird der in Moodle hinterlegte Name verwendet. Bitte geben Sie daher bei der </w:t>
      </w:r>
      <w:r w:rsidR="000F6EB4">
        <w:t>Registrierung</w:t>
      </w:r>
      <w:r w:rsidR="009826A1">
        <w:t xml:space="preserve"> Ihren vollständigen Namen an.</w:t>
      </w:r>
    </w:p>
    <w:p w14:paraId="3496A6F6" w14:textId="77777777" w:rsidR="001E479D" w:rsidRDefault="00D56282" w:rsidP="00F10CE4">
      <w:pPr>
        <w:pStyle w:val="Listenabsatz"/>
        <w:numPr>
          <w:ilvl w:val="0"/>
          <w:numId w:val="16"/>
        </w:numPr>
        <w:rPr>
          <w:color w:val="000000" w:themeColor="text1"/>
        </w:rPr>
      </w:pPr>
      <w:r>
        <w:t>Spätestens 1 Woche vor dem Prüfungstermin erhalten Sie eine Bestätigung per E-Mail zur Teilnahme an der Prüfung mit Informationen zu Ort, Zeit und Ansprechpersonen für den Prüfungstermin.</w:t>
      </w:r>
      <w:r>
        <w:rPr>
          <w:color w:val="000000" w:themeColor="text1"/>
        </w:rPr>
        <w:t xml:space="preserve"> Zudem erhalten Sie den Link zum Examenskurs sowie einen Einschreibeschlüssel, um sich vorab in diesen Kurs einzuschreiben.</w:t>
      </w:r>
    </w:p>
    <w:p w14:paraId="12900D9A" w14:textId="77777777" w:rsidR="001E479D" w:rsidRDefault="00D56282" w:rsidP="00F10CE4">
      <w:pPr>
        <w:pStyle w:val="Listenabsatz"/>
        <w:numPr>
          <w:ilvl w:val="0"/>
          <w:numId w:val="16"/>
        </w:numPr>
      </w:pPr>
      <w:r>
        <w:t>Speichern Sie sich den Link zum Examenskurs ab. Sie brauchen ihn spätestens bei der Prüfung.</w:t>
      </w:r>
    </w:p>
    <w:p w14:paraId="3B668571" w14:textId="77777777" w:rsidR="001E479D" w:rsidRDefault="00D56282" w:rsidP="00F10CE4">
      <w:pPr>
        <w:pStyle w:val="Listenabsatz"/>
        <w:numPr>
          <w:ilvl w:val="0"/>
          <w:numId w:val="16"/>
        </w:numPr>
      </w:pPr>
      <w:r>
        <w:t>Sie können vorab den „Probelauf“ im Examenskurs durchlaufen, um sich an die technische Plattform und den Ablauf des Examens zu gewöhnen.</w:t>
      </w:r>
    </w:p>
    <w:p w14:paraId="671A183D" w14:textId="77777777" w:rsidR="001E479D" w:rsidRDefault="00D56282" w:rsidP="00F10CE4">
      <w:pPr>
        <w:pStyle w:val="berschrift2"/>
        <w:rPr>
          <w:rStyle w:val="Heading2Char"/>
        </w:rPr>
      </w:pPr>
      <w:r>
        <w:rPr>
          <w:rStyle w:val="Heading2Char"/>
        </w:rPr>
        <w:t>Vor der Prüfung</w:t>
      </w:r>
    </w:p>
    <w:p w14:paraId="6F20D458" w14:textId="32A28A12" w:rsidR="001E479D" w:rsidRDefault="008222E5" w:rsidP="00F10CE4">
      <w:pPr>
        <w:pStyle w:val="Listenabsatz"/>
        <w:numPr>
          <w:ilvl w:val="0"/>
          <w:numId w:val="8"/>
        </w:numPr>
      </w:pPr>
      <w:r>
        <w:t xml:space="preserve">Erscheinen </w:t>
      </w:r>
      <w:r w:rsidR="00D56282">
        <w:t>Sie rechtzeitig, mindestens 30 Minuten vor Prüfungsbeginn, am Prüfungsort.</w:t>
      </w:r>
    </w:p>
    <w:p w14:paraId="5E5B693F" w14:textId="77777777" w:rsidR="0022163E" w:rsidRDefault="0022163E" w:rsidP="0022163E">
      <w:pPr>
        <w:pStyle w:val="Listenabsatz"/>
        <w:numPr>
          <w:ilvl w:val="0"/>
          <w:numId w:val="8"/>
        </w:numPr>
      </w:pPr>
      <w:r>
        <w:t>Bringen Sie zur Prüfung mit:</w:t>
      </w:r>
    </w:p>
    <w:p w14:paraId="73E19064" w14:textId="4A712160" w:rsidR="0022163E" w:rsidRDefault="0022163E" w:rsidP="0022163E">
      <w:pPr>
        <w:pStyle w:val="Listenabsatz"/>
        <w:numPr>
          <w:ilvl w:val="1"/>
          <w:numId w:val="8"/>
        </w:numPr>
      </w:pPr>
      <w:r>
        <w:t>Nach Möglichkeit Ihren eigenen Laptop.</w:t>
      </w:r>
    </w:p>
    <w:p w14:paraId="2F6D4BDC" w14:textId="7F92D720" w:rsidR="0022163E" w:rsidRDefault="0022163E" w:rsidP="00FE6397">
      <w:pPr>
        <w:pStyle w:val="Listenabsatz"/>
        <w:numPr>
          <w:ilvl w:val="1"/>
          <w:numId w:val="8"/>
        </w:numPr>
      </w:pPr>
      <w:r>
        <w:t>Einen Kopfhörer, falls Sie einen Screenreader oder eine Vorlesefunktion während der Prüfung nutzen wollen.</w:t>
      </w:r>
    </w:p>
    <w:p w14:paraId="0F03F065" w14:textId="706AD357" w:rsidR="0022163E" w:rsidRDefault="0022163E" w:rsidP="0022163E">
      <w:pPr>
        <w:pStyle w:val="Listenabsatz"/>
        <w:numPr>
          <w:ilvl w:val="1"/>
          <w:numId w:val="8"/>
        </w:numPr>
      </w:pPr>
      <w:r>
        <w:t>Ein leeres Blatt Papier (DIN A4) für Ihre Notizen.</w:t>
      </w:r>
    </w:p>
    <w:p w14:paraId="7C46F8AA" w14:textId="77777777" w:rsidR="001E479D" w:rsidRDefault="00D56282" w:rsidP="00F10CE4">
      <w:pPr>
        <w:pStyle w:val="Listenabsatz"/>
        <w:numPr>
          <w:ilvl w:val="0"/>
          <w:numId w:val="8"/>
        </w:numPr>
      </w:pPr>
      <w:r>
        <w:t>Verstauen Sie Tasche, Jacke und Handy am Rand des Raumes. Getränke und Essen sind am Prüfungsplatz erlaubt.</w:t>
      </w:r>
    </w:p>
    <w:p w14:paraId="49BE8B97" w14:textId="27CBA46A" w:rsidR="001E479D" w:rsidRDefault="00D56282" w:rsidP="00F10CE4">
      <w:pPr>
        <w:pStyle w:val="Listenabsatz"/>
        <w:numPr>
          <w:ilvl w:val="0"/>
          <w:numId w:val="8"/>
        </w:numPr>
      </w:pPr>
      <w:r>
        <w:lastRenderedPageBreak/>
        <w:t>Vergessen Sie nicht</w:t>
      </w:r>
      <w:r w:rsidR="00701147">
        <w:t>,</w:t>
      </w:r>
      <w:r>
        <w:t xml:space="preserve"> Ihren Personalausweis oder Reisepass zum Nachweis der Identität.</w:t>
      </w:r>
    </w:p>
    <w:p w14:paraId="2DFE072F" w14:textId="77777777" w:rsidR="001E479D" w:rsidRDefault="00D56282" w:rsidP="00F10CE4">
      <w:pPr>
        <w:pStyle w:val="Listenabsatz"/>
        <w:numPr>
          <w:ilvl w:val="0"/>
          <w:numId w:val="8"/>
        </w:numPr>
      </w:pPr>
      <w:r>
        <w:t>Tragen Sie sich auf der Anwesenheitsliste am Prüfungsort ein. Mit Ihrer Unterschrift bestätigen Sie Ihre Teilnahme am Examen und erklären schriftlich Ihr Einverständnis zu den in diesem Merkblatt festgehaltenen Regeln und Abläufen.</w:t>
      </w:r>
    </w:p>
    <w:p w14:paraId="05665C10" w14:textId="77777777" w:rsidR="001E479D" w:rsidRDefault="00D56282" w:rsidP="00F10CE4">
      <w:pPr>
        <w:pStyle w:val="Listenabsatz"/>
        <w:numPr>
          <w:ilvl w:val="0"/>
          <w:numId w:val="8"/>
        </w:numPr>
      </w:pPr>
      <w:r>
        <w:t>Überprüfen Sie die Funktion von WLAN und Internetverbindung.</w:t>
      </w:r>
    </w:p>
    <w:p w14:paraId="42E677F3" w14:textId="77777777" w:rsidR="001E479D" w:rsidRDefault="00D56282" w:rsidP="00F10CE4">
      <w:pPr>
        <w:pStyle w:val="Listenabsatz"/>
        <w:numPr>
          <w:ilvl w:val="0"/>
          <w:numId w:val="8"/>
        </w:numPr>
      </w:pPr>
      <w:r>
        <w:t>Stellen Sie sicher, dass benötigte Assistive Technologien funktionieren (z. B. Screenreader). Bei Nutzung von Screenreader nutzen Sie bitte Kopfhörer.</w:t>
      </w:r>
    </w:p>
    <w:p w14:paraId="1E949094" w14:textId="77777777" w:rsidR="001E479D" w:rsidRDefault="00D56282" w:rsidP="00F10CE4">
      <w:pPr>
        <w:pStyle w:val="Listenabsatz"/>
        <w:numPr>
          <w:ilvl w:val="0"/>
          <w:numId w:val="8"/>
        </w:numPr>
      </w:pPr>
      <w:r>
        <w:t>Melden Sie sich auf der Moodle-Plattform an und öffnen Sie den Examenskurs. Unmittelbar vor Prüfungsbeginn bekommen Sie das Passwort für das Examen mitgeteilt, mit dem Sie die Prüfung starten können.</w:t>
      </w:r>
    </w:p>
    <w:p w14:paraId="447B3570" w14:textId="77777777" w:rsidR="001E479D" w:rsidRDefault="00D56282" w:rsidP="00F10CE4">
      <w:pPr>
        <w:pStyle w:val="berschrift2"/>
        <w:rPr>
          <w:rStyle w:val="Heading2Char"/>
        </w:rPr>
      </w:pPr>
      <w:r w:rsidRPr="00F10CE4">
        <w:rPr>
          <w:rStyle w:val="Heading2Char"/>
        </w:rPr>
        <w:t>Während</w:t>
      </w:r>
      <w:r>
        <w:rPr>
          <w:rStyle w:val="Heading2Char"/>
        </w:rPr>
        <w:t xml:space="preserve"> der Prüfung</w:t>
      </w:r>
    </w:p>
    <w:p w14:paraId="45BDE1F4" w14:textId="77777777" w:rsidR="001E479D" w:rsidRDefault="00D56282" w:rsidP="00F10CE4">
      <w:pPr>
        <w:pStyle w:val="Listenabsatz"/>
        <w:numPr>
          <w:ilvl w:val="0"/>
          <w:numId w:val="9"/>
        </w:numPr>
      </w:pPr>
      <w:r>
        <w:t>Die Prüfung findet in deutscher Sprache statt.</w:t>
      </w:r>
    </w:p>
    <w:p w14:paraId="2092266F" w14:textId="77777777" w:rsidR="001E479D" w:rsidRDefault="00D56282" w:rsidP="00F10CE4">
      <w:pPr>
        <w:pStyle w:val="Listenabsatz"/>
        <w:numPr>
          <w:ilvl w:val="0"/>
          <w:numId w:val="9"/>
        </w:numPr>
      </w:pPr>
      <w:r>
        <w:t xml:space="preserve">Für jeden Prüfling laufen nach Start der Prüfung individuell 60 Minuten (bei Nachteilsausgleich 120 Minuten) sichtbar im Moodle-Kurs ab. </w:t>
      </w:r>
    </w:p>
    <w:p w14:paraId="21D92D2B" w14:textId="7FA04DC8" w:rsidR="001E479D" w:rsidRDefault="00D56282" w:rsidP="00F10CE4">
      <w:pPr>
        <w:pStyle w:val="Listenabsatz"/>
        <w:numPr>
          <w:ilvl w:val="0"/>
          <w:numId w:val="9"/>
        </w:numPr>
      </w:pPr>
      <w:r>
        <w:t>Eventuelle Zeitverlängerungen aufgrund des Nachteilsausgleichs werden Ihnen mitgeteilt.</w:t>
      </w:r>
      <w:r w:rsidR="008222E5">
        <w:t xml:space="preserve"> Hinweis: Die Zeitverlängerung muss vor der Prüfung beantragt werden.</w:t>
      </w:r>
    </w:p>
    <w:p w14:paraId="23A690FB" w14:textId="2097AE88" w:rsidR="001E479D" w:rsidRDefault="00D56282" w:rsidP="00F10CE4">
      <w:pPr>
        <w:pStyle w:val="Listenabsatz"/>
        <w:numPr>
          <w:ilvl w:val="0"/>
          <w:numId w:val="9"/>
        </w:numPr>
      </w:pPr>
      <w:r>
        <w:t>Bei der Prüfung darf nur der Browser mit den Prüfungsfragen verwendet werden; es sind keine Hilfsmittel erlaubt, es sei denn, sie wurden</w:t>
      </w:r>
      <w:r w:rsidR="009826A1">
        <w:t xml:space="preserve"> </w:t>
      </w:r>
      <w:r>
        <w:t>zuvor ausdrücklich genehmigt. Dies wird von der Aufsichtsperson kontrolliert.</w:t>
      </w:r>
    </w:p>
    <w:p w14:paraId="2159A4E2" w14:textId="77777777" w:rsidR="0022163E" w:rsidRDefault="0022163E" w:rsidP="0022163E">
      <w:pPr>
        <w:pStyle w:val="Listenabsatz"/>
        <w:numPr>
          <w:ilvl w:val="0"/>
          <w:numId w:val="9"/>
        </w:numPr>
      </w:pPr>
      <w:r>
        <w:t>Wenn Sie einen Screenreader oder eine Vorlesefunktion verwenden, verwenden Sie bitte einen Kopfhörer.</w:t>
      </w:r>
    </w:p>
    <w:p w14:paraId="0717486C" w14:textId="77777777" w:rsidR="0022163E" w:rsidRDefault="0022163E" w:rsidP="0022163E">
      <w:pPr>
        <w:pStyle w:val="Listenabsatz"/>
        <w:numPr>
          <w:ilvl w:val="0"/>
          <w:numId w:val="9"/>
        </w:numPr>
      </w:pPr>
      <w:r>
        <w:t>Sie dürfen ein leeres Blatt Papier (DIN A4) für Ihre Notizen verwenden. Dieses müssen Sie nach der Prüfung bei der Aufsicht abgeben.</w:t>
      </w:r>
    </w:p>
    <w:p w14:paraId="2342144E" w14:textId="77777777" w:rsidR="0022163E" w:rsidRDefault="0022163E" w:rsidP="0022163E">
      <w:pPr>
        <w:pStyle w:val="Listenabsatz"/>
        <w:numPr>
          <w:ilvl w:val="0"/>
          <w:numId w:val="9"/>
        </w:numPr>
      </w:pPr>
      <w:r>
        <w:t>Sie dürfen auf die Toilette gehen, aber Sie müssen Ihr Handy im Examensraum lassen. Es darf nur immer eine Person auf einmal auf die Toilette gehen. Die Bearbeitungszeit für die Prüfung wird dadurch nicht verlängert.</w:t>
      </w:r>
    </w:p>
    <w:p w14:paraId="3911A93C" w14:textId="77777777" w:rsidR="0022163E" w:rsidRDefault="0022163E" w:rsidP="0022163E">
      <w:pPr>
        <w:pStyle w:val="Listenabsatz"/>
        <w:numPr>
          <w:ilvl w:val="0"/>
          <w:numId w:val="9"/>
        </w:numPr>
      </w:pPr>
      <w:r>
        <w:t xml:space="preserve">Ihre Antworten werden auf einem Moodle- Server gespeichert. Wir sind bemüht, für einen reibungslosen technischen Ablauf zu sorgen. Falls Sie trotzdem auf ein technisches Problem stoßen sollten, oder falls Sie den Browser während der Prüfung aus Versehen schließen, öffnen Sie ein neues Browserfenster und setzen Ihr Examen im Kurs mit dem gegebenen Link weiter fort. </w:t>
      </w:r>
    </w:p>
    <w:p w14:paraId="5D9D3FF3" w14:textId="77777777" w:rsidR="001E479D" w:rsidRDefault="00D56282" w:rsidP="00F10CE4">
      <w:pPr>
        <w:pStyle w:val="berschrift2"/>
        <w:rPr>
          <w:rStyle w:val="Heading2Char"/>
        </w:rPr>
      </w:pPr>
      <w:r>
        <w:rPr>
          <w:rStyle w:val="Heading2Char"/>
        </w:rPr>
        <w:t>Nach der Prüfung</w:t>
      </w:r>
    </w:p>
    <w:p w14:paraId="74AB2D2F" w14:textId="77777777" w:rsidR="001E479D" w:rsidRDefault="00D56282" w:rsidP="00F10CE4">
      <w:pPr>
        <w:pStyle w:val="Listenabsatz"/>
        <w:numPr>
          <w:ilvl w:val="0"/>
          <w:numId w:val="10"/>
        </w:numPr>
      </w:pPr>
      <w:r>
        <w:t>Nach Ablauf der Zeit oder wenn Sie fertig sind, schließen Sie bitte das Examen ab (ABGEBEN-Button).</w:t>
      </w:r>
    </w:p>
    <w:p w14:paraId="65F15118" w14:textId="77777777" w:rsidR="001E479D" w:rsidRDefault="00D56282" w:rsidP="00F10CE4">
      <w:pPr>
        <w:pStyle w:val="Listenabsatz"/>
        <w:numPr>
          <w:ilvl w:val="0"/>
          <w:numId w:val="10"/>
        </w:numPr>
      </w:pPr>
      <w:r>
        <w:lastRenderedPageBreak/>
        <w:t xml:space="preserve">Sie bekommen Ihr Ergebnis </w:t>
      </w:r>
      <w:r>
        <w:rPr>
          <w:color w:val="000000" w:themeColor="text1"/>
        </w:rPr>
        <w:t xml:space="preserve">direkt </w:t>
      </w:r>
      <w:r>
        <w:t>beim Beenden der Prüfung angezeigt. Die Bestehungsgrenze liegt bei 38 von insgesamt 50 Punkten (75%).</w:t>
      </w:r>
    </w:p>
    <w:p w14:paraId="25F35C57" w14:textId="77777777" w:rsidR="0022163E" w:rsidRDefault="0022163E" w:rsidP="0022163E">
      <w:pPr>
        <w:pStyle w:val="Listenabsatz"/>
        <w:numPr>
          <w:ilvl w:val="0"/>
          <w:numId w:val="10"/>
        </w:numPr>
      </w:pPr>
      <w:r>
        <w:t>Falls Sie Notizen auf Papier in der Prüfung erstellt haben, geben Sie es bei der Aufsichtsperson ab.</w:t>
      </w:r>
    </w:p>
    <w:p w14:paraId="75C0EAA5" w14:textId="137FC7FA" w:rsidR="001E479D" w:rsidRDefault="00D56282" w:rsidP="00F10CE4">
      <w:pPr>
        <w:pStyle w:val="Listenabsatz"/>
        <w:numPr>
          <w:ilvl w:val="0"/>
          <w:numId w:val="10"/>
        </w:numPr>
      </w:pPr>
      <w:r>
        <w:t>Bitte beachten Sie, dass die Prüfungsfragen nach Abschluss der Prüfung der Vertraulichkeit unterliegen. Eine Weitergabe, Vervielfältigung oder Veröffentlichung ist nicht gestattet.</w:t>
      </w:r>
      <w:r w:rsidR="0022163E">
        <w:t xml:space="preserve"> </w:t>
      </w:r>
      <w:r w:rsidR="0022163E" w:rsidRPr="0022163E">
        <w:t>Bei Zuwiderhandlungen wird Ihr Knowledge Badge aberkannt. Außerdem behalten wir uns weitere geeignete Maßnahmen vor.</w:t>
      </w:r>
    </w:p>
    <w:p w14:paraId="04F6AF7C" w14:textId="2B719B94" w:rsidR="001E479D" w:rsidRDefault="00D56282" w:rsidP="00F10CE4">
      <w:pPr>
        <w:pStyle w:val="Listenabsatz"/>
        <w:numPr>
          <w:ilvl w:val="0"/>
          <w:numId w:val="10"/>
        </w:numPr>
      </w:pPr>
      <w:r>
        <w:t xml:space="preserve">Nach erfolgreichem Bestehen der Prüfung können Sie sich Ihre schriftliche Bescheinigung zum Knowledge Badge direkt im Examenskurs herunterladen. </w:t>
      </w:r>
    </w:p>
    <w:p w14:paraId="309A6F25" w14:textId="77777777" w:rsidR="001E479D" w:rsidRDefault="00D56282" w:rsidP="00F10CE4">
      <w:pPr>
        <w:pStyle w:val="Listenabsatz"/>
        <w:numPr>
          <w:ilvl w:val="0"/>
          <w:numId w:val="10"/>
        </w:numPr>
      </w:pPr>
      <w:r>
        <w:t>Bitte nehmen Sie sich nach der Prüfung kurz Zeit und füllen Sie den Feedback-Fragebogen zur Prüfung im Examenskurs (online) aus.</w:t>
      </w:r>
    </w:p>
    <w:p w14:paraId="2FA6B1D7" w14:textId="37488302" w:rsidR="001E479D" w:rsidRDefault="00D56282" w:rsidP="00F10CE4">
      <w:r>
        <w:t>Danke, dass Sie mit Ihrer Qualifizierung einen wichtigen Beitrag zu mehr digitaler Barrierefreiheit leisten.</w:t>
      </w:r>
    </w:p>
    <w:p w14:paraId="29013EF4" w14:textId="77777777" w:rsidR="001E479D" w:rsidRPr="00F10CE4" w:rsidRDefault="00D56282" w:rsidP="00F10CE4">
      <w:pPr>
        <w:rPr>
          <w:b/>
        </w:rPr>
      </w:pPr>
      <w:r w:rsidRPr="00F10CE4">
        <w:rPr>
          <w:b/>
        </w:rPr>
        <w:t>Und viel Erfolg bei der Prüfung!</w:t>
      </w:r>
    </w:p>
    <w:sectPr w:rsidR="001E479D" w:rsidRPr="00F10CE4">
      <w:pgSz w:w="11906" w:h="16838"/>
      <w:pgMar w:top="1417" w:right="1417" w:bottom="1134"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58429" w14:textId="77777777" w:rsidR="00E05983" w:rsidRDefault="00E05983" w:rsidP="00F10CE4">
      <w:r>
        <w:separator/>
      </w:r>
    </w:p>
  </w:endnote>
  <w:endnote w:type="continuationSeparator" w:id="0">
    <w:p w14:paraId="52125BE7" w14:textId="77777777" w:rsidR="00E05983" w:rsidRDefault="00E05983" w:rsidP="00F10C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C9002" w14:textId="77777777" w:rsidR="00E05983" w:rsidRDefault="00E05983" w:rsidP="00F10CE4">
      <w:r>
        <w:separator/>
      </w:r>
    </w:p>
  </w:footnote>
  <w:footnote w:type="continuationSeparator" w:id="0">
    <w:p w14:paraId="6C3B3357" w14:textId="77777777" w:rsidR="00E05983" w:rsidRDefault="00E05983" w:rsidP="00F10C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3712"/>
    <w:multiLevelType w:val="multilevel"/>
    <w:tmpl w:val="990E3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D5D6709"/>
    <w:multiLevelType w:val="multilevel"/>
    <w:tmpl w:val="9B0245D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09A08BB"/>
    <w:multiLevelType w:val="multilevel"/>
    <w:tmpl w:val="4A0868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0ED0FAB"/>
    <w:multiLevelType w:val="multilevel"/>
    <w:tmpl w:val="6C789A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181310B"/>
    <w:multiLevelType w:val="multilevel"/>
    <w:tmpl w:val="E32E067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A80645A"/>
    <w:multiLevelType w:val="multilevel"/>
    <w:tmpl w:val="52C0072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3158DA"/>
    <w:multiLevelType w:val="multilevel"/>
    <w:tmpl w:val="623C21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205D52E9"/>
    <w:multiLevelType w:val="multilevel"/>
    <w:tmpl w:val="30AA454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51B0E44"/>
    <w:multiLevelType w:val="multilevel"/>
    <w:tmpl w:val="50BCCB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B002A31"/>
    <w:multiLevelType w:val="multilevel"/>
    <w:tmpl w:val="869C7F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3FCC497B"/>
    <w:multiLevelType w:val="multilevel"/>
    <w:tmpl w:val="868E650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489B1770"/>
    <w:multiLevelType w:val="multilevel"/>
    <w:tmpl w:val="88CC6F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50F87F2B"/>
    <w:multiLevelType w:val="multilevel"/>
    <w:tmpl w:val="501219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4E62450"/>
    <w:multiLevelType w:val="multilevel"/>
    <w:tmpl w:val="354AA5C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C0B2796"/>
    <w:multiLevelType w:val="multilevel"/>
    <w:tmpl w:val="981295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6D43711B"/>
    <w:multiLevelType w:val="multilevel"/>
    <w:tmpl w:val="8070CBF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5DC499D"/>
    <w:multiLevelType w:val="multilevel"/>
    <w:tmpl w:val="5D9A7B6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7A5E3BA2"/>
    <w:multiLevelType w:val="multilevel"/>
    <w:tmpl w:val="BF408F5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7C540487"/>
    <w:multiLevelType w:val="multilevel"/>
    <w:tmpl w:val="8598AC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7D603184"/>
    <w:multiLevelType w:val="multilevel"/>
    <w:tmpl w:val="41C80F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448308492">
    <w:abstractNumId w:val="7"/>
  </w:num>
  <w:num w:numId="2" w16cid:durableId="13653998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6288850">
    <w:abstractNumId w:val="7"/>
  </w:num>
  <w:num w:numId="4" w16cid:durableId="658195271">
    <w:abstractNumId w:val="16"/>
  </w:num>
  <w:num w:numId="5" w16cid:durableId="963005626">
    <w:abstractNumId w:val="13"/>
  </w:num>
  <w:num w:numId="6" w16cid:durableId="1125779292">
    <w:abstractNumId w:val="9"/>
  </w:num>
  <w:num w:numId="7" w16cid:durableId="1284574710">
    <w:abstractNumId w:val="19"/>
  </w:num>
  <w:num w:numId="8" w16cid:durableId="1168711816">
    <w:abstractNumId w:val="4"/>
  </w:num>
  <w:num w:numId="9" w16cid:durableId="564755020">
    <w:abstractNumId w:val="5"/>
  </w:num>
  <w:num w:numId="10" w16cid:durableId="1936665820">
    <w:abstractNumId w:val="8"/>
  </w:num>
  <w:num w:numId="11" w16cid:durableId="1953854802">
    <w:abstractNumId w:val="15"/>
  </w:num>
  <w:num w:numId="12" w16cid:durableId="985671657">
    <w:abstractNumId w:val="1"/>
  </w:num>
  <w:num w:numId="13" w16cid:durableId="2007392548">
    <w:abstractNumId w:val="0"/>
  </w:num>
  <w:num w:numId="14" w16cid:durableId="1307053234">
    <w:abstractNumId w:val="14"/>
  </w:num>
  <w:num w:numId="15" w16cid:durableId="1072892216">
    <w:abstractNumId w:val="11"/>
  </w:num>
  <w:num w:numId="16" w16cid:durableId="1604723687">
    <w:abstractNumId w:val="12"/>
  </w:num>
  <w:num w:numId="17" w16cid:durableId="1638532250">
    <w:abstractNumId w:val="2"/>
  </w:num>
  <w:num w:numId="18" w16cid:durableId="453988923">
    <w:abstractNumId w:val="18"/>
  </w:num>
  <w:num w:numId="19" w16cid:durableId="1188593035">
    <w:abstractNumId w:val="3"/>
  </w:num>
  <w:num w:numId="20" w16cid:durableId="1114132426">
    <w:abstractNumId w:val="6"/>
  </w:num>
  <w:num w:numId="21" w16cid:durableId="103305149">
    <w:abstractNumId w:val="17"/>
  </w:num>
  <w:num w:numId="22" w16cid:durableId="1002583584">
    <w:abstractNumId w:val="10"/>
  </w:num>
  <w:num w:numId="23" w16cid:durableId="98531694">
    <w:abstractNumId w:val="4"/>
  </w:num>
  <w:num w:numId="24" w16cid:durableId="77292491">
    <w:abstractNumId w:val="5"/>
  </w:num>
  <w:num w:numId="25" w16cid:durableId="210457920">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ttfried Zimmermann">
    <w15:presenceInfo w15:providerId="Windows Live" w15:userId="89dddc6042953d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trackRevision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79D"/>
    <w:rsid w:val="00067B44"/>
    <w:rsid w:val="00077C15"/>
    <w:rsid w:val="000F6EB4"/>
    <w:rsid w:val="001428A0"/>
    <w:rsid w:val="001E479D"/>
    <w:rsid w:val="0022163E"/>
    <w:rsid w:val="00282CC0"/>
    <w:rsid w:val="002D0F86"/>
    <w:rsid w:val="003C4363"/>
    <w:rsid w:val="004437A5"/>
    <w:rsid w:val="006717E6"/>
    <w:rsid w:val="006D6693"/>
    <w:rsid w:val="00701147"/>
    <w:rsid w:val="007A4B3D"/>
    <w:rsid w:val="008222E5"/>
    <w:rsid w:val="00905FCC"/>
    <w:rsid w:val="00912633"/>
    <w:rsid w:val="0093072B"/>
    <w:rsid w:val="009826A1"/>
    <w:rsid w:val="00A66EBA"/>
    <w:rsid w:val="00A84C7D"/>
    <w:rsid w:val="00C23748"/>
    <w:rsid w:val="00C66AAB"/>
    <w:rsid w:val="00D4191F"/>
    <w:rsid w:val="00D56282"/>
    <w:rsid w:val="00E05983"/>
    <w:rsid w:val="00ED26FE"/>
    <w:rsid w:val="00F10CE4"/>
    <w:rsid w:val="00F514ED"/>
    <w:rsid w:val="00FE6397"/>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FFDA"/>
  <w15:docId w15:val="{F1F8E22A-6B51-4F6B-9C4B-F8155C0DA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10CE4"/>
    <w:pPr>
      <w:spacing w:after="120" w:line="360" w:lineRule="auto"/>
    </w:pPr>
    <w:rPr>
      <w:rFonts w:ascii="Arial" w:eastAsia="Calibri" w:hAnsi="Arial" w:cs="Arial"/>
      <w:szCs w:val="28"/>
      <w:lang w:bidi="th-TH"/>
    </w:rPr>
  </w:style>
  <w:style w:type="paragraph" w:styleId="berschrift1">
    <w:name w:val="heading 1"/>
    <w:basedOn w:val="Titel"/>
    <w:next w:val="Standard"/>
    <w:link w:val="berschrift1Zchn"/>
    <w:uiPriority w:val="9"/>
    <w:qFormat/>
    <w:rsid w:val="00F10CE4"/>
    <w:pPr>
      <w:spacing w:after="283" w:line="276" w:lineRule="auto"/>
      <w:outlineLvl w:val="0"/>
    </w:pPr>
    <w:rPr>
      <w:rFonts w:ascii="Arial" w:hAnsi="Arial" w:cs="Arial"/>
      <w:sz w:val="44"/>
      <w:szCs w:val="44"/>
    </w:rPr>
  </w:style>
  <w:style w:type="paragraph" w:styleId="berschrift2">
    <w:name w:val="heading 2"/>
    <w:basedOn w:val="Standard"/>
    <w:next w:val="Standard"/>
    <w:link w:val="berschrift2Zchn"/>
    <w:uiPriority w:val="9"/>
    <w:unhideWhenUsed/>
    <w:qFormat/>
    <w:rsid w:val="00F10CE4"/>
    <w:pPr>
      <w:keepNext/>
      <w:keepLines/>
      <w:spacing w:before="160" w:after="0"/>
      <w:outlineLvl w:val="1"/>
    </w:pPr>
    <w:rPr>
      <w:rFonts w:eastAsiaTheme="majorEastAsia"/>
      <w:color w:val="0F4761" w:themeColor="accent1" w:themeShade="BF"/>
      <w:sz w:val="32"/>
      <w:szCs w:val="32"/>
    </w:rPr>
  </w:style>
  <w:style w:type="paragraph" w:styleId="berschrift3">
    <w:name w:val="heading 3"/>
    <w:basedOn w:val="Standard"/>
    <w:next w:val="Standard"/>
    <w:link w:val="berschrift3Zchn"/>
    <w:uiPriority w:val="9"/>
    <w:semiHidden/>
    <w:unhideWhenUsed/>
    <w:qFormat/>
    <w:pPr>
      <w:keepNext/>
      <w:keepLines/>
      <w:spacing w:before="160" w:after="80"/>
      <w:outlineLvl w:val="2"/>
    </w:pPr>
    <w:rPr>
      <w:rFonts w:eastAsiaTheme="majorEastAsia" w:cstheme="majorBidi"/>
      <w:color w:val="0F4761" w:themeColor="accent1" w:themeShade="BF"/>
      <w:sz w:val="28"/>
    </w:rPr>
  </w:style>
  <w:style w:type="paragraph" w:styleId="berschrift4">
    <w:name w:val="heading 4"/>
    <w:basedOn w:val="Standard"/>
    <w:next w:val="Standard"/>
    <w:link w:val="berschrift4Zchn"/>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Pr>
      <w:color w:val="666666"/>
    </w:rPr>
  </w:style>
  <w:style w:type="character" w:customStyle="1" w:styleId="HeaderChar">
    <w:name w:val="Header Char"/>
    <w:basedOn w:val="Absatz-Standardschriftart"/>
    <w:uiPriority w:val="99"/>
  </w:style>
  <w:style w:type="character" w:customStyle="1" w:styleId="FooterChar">
    <w:name w:val="Footer Char"/>
    <w:basedOn w:val="Absatz-Standardschriftart"/>
    <w:uiPriority w:val="99"/>
  </w:style>
  <w:style w:type="character" w:customStyle="1" w:styleId="FootnoteTextChar">
    <w:name w:val="Footnote Text Char"/>
    <w:basedOn w:val="Absatz-Standardschriftart"/>
    <w:uiPriority w:val="99"/>
    <w:semiHidden/>
    <w:rPr>
      <w:sz w:val="20"/>
      <w:szCs w:val="20"/>
    </w:rPr>
  </w:style>
  <w:style w:type="character" w:customStyle="1" w:styleId="EndnoteTextChar">
    <w:name w:val="Endnote Text Char"/>
    <w:basedOn w:val="Absatz-Standardschriftart"/>
    <w:uiPriority w:val="99"/>
    <w:semiHidden/>
    <w:rPr>
      <w:sz w:val="20"/>
      <w:szCs w:val="20"/>
    </w:rPr>
  </w:style>
  <w:style w:type="paragraph" w:styleId="Verzeichnis1">
    <w:name w:val="toc 1"/>
    <w:basedOn w:val="Standard"/>
    <w:next w:val="Standard"/>
    <w:uiPriority w:val="39"/>
    <w:unhideWhenUsed/>
    <w:pPr>
      <w:spacing w:after="100"/>
    </w:pPr>
  </w:style>
  <w:style w:type="paragraph" w:styleId="Verzeichnis2">
    <w:name w:val="toc 2"/>
    <w:basedOn w:val="Standard"/>
    <w:next w:val="Standard"/>
    <w:uiPriority w:val="39"/>
    <w:unhideWhenUsed/>
    <w:pPr>
      <w:spacing w:after="100"/>
      <w:ind w:left="220"/>
    </w:pPr>
  </w:style>
  <w:style w:type="paragraph" w:styleId="Verzeichnis3">
    <w:name w:val="toc 3"/>
    <w:basedOn w:val="Standard"/>
    <w:next w:val="Standard"/>
    <w:uiPriority w:val="39"/>
    <w:unhideWhenUsed/>
    <w:pPr>
      <w:spacing w:after="100"/>
      <w:ind w:left="440"/>
    </w:pPr>
  </w:style>
  <w:style w:type="paragraph" w:styleId="Verzeichnis4">
    <w:name w:val="toc 4"/>
    <w:basedOn w:val="Standard"/>
    <w:next w:val="Standard"/>
    <w:uiPriority w:val="39"/>
    <w:unhideWhenUsed/>
    <w:pPr>
      <w:spacing w:after="100"/>
      <w:ind w:left="660"/>
    </w:pPr>
  </w:style>
  <w:style w:type="paragraph" w:styleId="Verzeichnis5">
    <w:name w:val="toc 5"/>
    <w:basedOn w:val="Standard"/>
    <w:next w:val="Standard"/>
    <w:uiPriority w:val="39"/>
    <w:unhideWhenUsed/>
    <w:pPr>
      <w:spacing w:after="100"/>
      <w:ind w:left="880"/>
    </w:pPr>
  </w:style>
  <w:style w:type="paragraph" w:styleId="Verzeichnis6">
    <w:name w:val="toc 6"/>
    <w:basedOn w:val="Standard"/>
    <w:next w:val="Standard"/>
    <w:uiPriority w:val="39"/>
    <w:unhideWhenUsed/>
    <w:pPr>
      <w:spacing w:after="100"/>
      <w:ind w:left="1100"/>
    </w:pPr>
  </w:style>
  <w:style w:type="paragraph" w:styleId="Verzeichnis7">
    <w:name w:val="toc 7"/>
    <w:basedOn w:val="Standard"/>
    <w:next w:val="Standard"/>
    <w:uiPriority w:val="39"/>
    <w:unhideWhenUsed/>
    <w:pPr>
      <w:spacing w:after="100"/>
      <w:ind w:left="1320"/>
    </w:pPr>
  </w:style>
  <w:style w:type="paragraph" w:styleId="Verzeichnis8">
    <w:name w:val="toc 8"/>
    <w:basedOn w:val="Standard"/>
    <w:next w:val="Standard"/>
    <w:uiPriority w:val="39"/>
    <w:unhideWhenUsed/>
    <w:pPr>
      <w:spacing w:after="100"/>
      <w:ind w:left="1540"/>
    </w:pPr>
  </w:style>
  <w:style w:type="paragraph" w:styleId="Verzeichnis9">
    <w:name w:val="toc 9"/>
    <w:basedOn w:val="Standard"/>
    <w:next w:val="Standard"/>
    <w:uiPriority w:val="39"/>
    <w:unhideWhenUsed/>
    <w:pPr>
      <w:spacing w:after="100"/>
      <w:ind w:left="1760"/>
    </w:pPr>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eastAsia="de-DE"/>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eastAsia="de-DE"/>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uiPriority w:val="9"/>
  </w:style>
  <w:style w:type="character" w:customStyle="1" w:styleId="Heading2Char">
    <w:name w:val="Heading 2 Char"/>
    <w:uiPriority w:val="9"/>
    <w:rsid w:val="00F10CE4"/>
  </w:style>
  <w:style w:type="character" w:customStyle="1" w:styleId="Heading3Char">
    <w:name w:val="Heading 3 Char"/>
    <w:basedOn w:val="Absatz-Standardschriftart"/>
    <w:uiPriority w:val="9"/>
    <w:rPr>
      <w:rFonts w:ascii="Arial" w:eastAsia="Arial" w:hAnsi="Arial" w:cs="Arial"/>
      <w:color w:val="0F4761" w:themeColor="accent1" w:themeShade="BF"/>
      <w:sz w:val="28"/>
      <w:szCs w:val="28"/>
    </w:rPr>
  </w:style>
  <w:style w:type="character" w:customStyle="1" w:styleId="Heading4Char">
    <w:name w:val="Heading 4 Char"/>
    <w:basedOn w:val="Absatz-Standardschriftart"/>
    <w:uiPriority w:val="9"/>
    <w:rPr>
      <w:rFonts w:ascii="Arial" w:eastAsia="Arial" w:hAnsi="Arial" w:cs="Arial"/>
      <w:i/>
      <w:iCs/>
      <w:color w:val="0F4761" w:themeColor="accent1" w:themeShade="BF"/>
    </w:rPr>
  </w:style>
  <w:style w:type="character" w:customStyle="1" w:styleId="Heading5Char">
    <w:name w:val="Heading 5 Char"/>
    <w:basedOn w:val="Absatz-Standardschriftart"/>
    <w:uiPriority w:val="9"/>
    <w:rPr>
      <w:rFonts w:ascii="Arial" w:eastAsia="Arial" w:hAnsi="Arial" w:cs="Arial"/>
      <w:color w:val="0F4761" w:themeColor="accent1" w:themeShade="BF"/>
    </w:rPr>
  </w:style>
  <w:style w:type="character" w:customStyle="1" w:styleId="Heading6Char">
    <w:name w:val="Heading 6 Char"/>
    <w:basedOn w:val="Absatz-Standardschriftart"/>
    <w:uiPriority w:val="9"/>
    <w:rPr>
      <w:rFonts w:ascii="Arial" w:eastAsia="Arial" w:hAnsi="Arial" w:cs="Arial"/>
      <w:i/>
      <w:iCs/>
      <w:color w:val="595959" w:themeColor="text1" w:themeTint="A6"/>
    </w:rPr>
  </w:style>
  <w:style w:type="character" w:customStyle="1" w:styleId="Heading7Char">
    <w:name w:val="Heading 7 Char"/>
    <w:basedOn w:val="Absatz-Standardschriftart"/>
    <w:uiPriority w:val="9"/>
    <w:rPr>
      <w:rFonts w:ascii="Arial" w:eastAsia="Arial" w:hAnsi="Arial" w:cs="Arial"/>
      <w:color w:val="595959" w:themeColor="text1" w:themeTint="A6"/>
    </w:rPr>
  </w:style>
  <w:style w:type="character" w:customStyle="1" w:styleId="Heading8Char">
    <w:name w:val="Heading 8 Char"/>
    <w:basedOn w:val="Absatz-Standardschriftart"/>
    <w:uiPriority w:val="9"/>
    <w:rPr>
      <w:rFonts w:ascii="Arial" w:eastAsia="Arial" w:hAnsi="Arial" w:cs="Arial"/>
      <w:i/>
      <w:iCs/>
      <w:color w:val="272727" w:themeColor="text1" w:themeTint="D8"/>
    </w:rPr>
  </w:style>
  <w:style w:type="character" w:customStyle="1" w:styleId="Heading9Char">
    <w:name w:val="Heading 9 Char"/>
    <w:basedOn w:val="Absatz-Standardschriftart"/>
    <w:uiPriority w:val="9"/>
    <w:rPr>
      <w:rFonts w:ascii="Arial" w:eastAsia="Arial" w:hAnsi="Arial" w:cs="Arial"/>
      <w:i/>
      <w:iCs/>
      <w:color w:val="272727" w:themeColor="text1" w:themeTint="D8"/>
    </w:rPr>
  </w:style>
  <w:style w:type="character" w:customStyle="1" w:styleId="TitleChar">
    <w:name w:val="Title Char"/>
    <w:basedOn w:val="Absatz-Standardschriftart"/>
    <w:uiPriority w:val="10"/>
    <w:rPr>
      <w:rFonts w:ascii="Arial" w:eastAsia="Arial" w:hAnsi="Arial" w:cs="Arial"/>
      <w:spacing w:val="-10"/>
      <w:sz w:val="56"/>
      <w:szCs w:val="56"/>
    </w:rPr>
  </w:style>
  <w:style w:type="character" w:customStyle="1" w:styleId="SubtitleChar">
    <w:name w:val="Subtitle Char"/>
    <w:basedOn w:val="Absatz-Standardschriftart"/>
    <w:uiPriority w:val="11"/>
    <w:rPr>
      <w:color w:val="595959" w:themeColor="text1" w:themeTint="A6"/>
      <w:spacing w:val="15"/>
      <w:sz w:val="28"/>
      <w:szCs w:val="28"/>
    </w:rPr>
  </w:style>
  <w:style w:type="character" w:customStyle="1" w:styleId="QuoteChar">
    <w:name w:val="Quote Char"/>
    <w:basedOn w:val="Absatz-Standardschriftart"/>
    <w:uiPriority w:val="29"/>
    <w:rPr>
      <w:i/>
      <w:iCs/>
      <w:color w:val="404040" w:themeColor="text1" w:themeTint="BF"/>
    </w:rPr>
  </w:style>
  <w:style w:type="character" w:customStyle="1" w:styleId="IntenseQuoteChar">
    <w:name w:val="Intense Quote Char"/>
    <w:basedOn w:val="Absatz-Standardschriftart"/>
    <w:uiPriority w:val="30"/>
    <w:rPr>
      <w:i/>
      <w:iCs/>
      <w:color w:val="0F4761" w:themeColor="accent1" w:themeShade="BF"/>
    </w:rPr>
  </w:style>
  <w:style w:type="paragraph" w:styleId="KeinLeerraum">
    <w:name w:val="No Spacing"/>
    <w:basedOn w:val="Standard"/>
    <w:uiPriority w:val="1"/>
    <w:qFormat/>
    <w:pPr>
      <w:spacing w:after="0" w:line="240" w:lineRule="auto"/>
    </w:pPr>
  </w:style>
  <w:style w:type="character" w:styleId="SchwacheHervorhebung">
    <w:name w:val="Subtle Emphasis"/>
    <w:basedOn w:val="Absatz-Standardschriftart"/>
    <w:uiPriority w:val="19"/>
    <w:qFormat/>
    <w:rPr>
      <w:i/>
      <w:iCs/>
      <w:color w:val="404040" w:themeColor="text1" w:themeTint="BF"/>
    </w:rPr>
  </w:style>
  <w:style w:type="character" w:styleId="Hervorhebung">
    <w:name w:val="Emphasis"/>
    <w:basedOn w:val="Absatz-Standardschriftart"/>
    <w:uiPriority w:val="20"/>
    <w:qFormat/>
    <w:rPr>
      <w:i/>
      <w:iCs/>
    </w:rPr>
  </w:style>
  <w:style w:type="character" w:styleId="Fett">
    <w:name w:val="Strong"/>
    <w:basedOn w:val="Absatz-Standardschriftart"/>
    <w:uiPriority w:val="22"/>
    <w:qFormat/>
    <w:rPr>
      <w:b/>
      <w:bCs/>
    </w:rPr>
  </w:style>
  <w:style w:type="character" w:styleId="SchwacherVerweis">
    <w:name w:val="Subtle Reference"/>
    <w:basedOn w:val="Absatz-Standardschriftart"/>
    <w:uiPriority w:val="31"/>
    <w:qFormat/>
    <w:rPr>
      <w:smallCaps/>
      <w:color w:val="5A5A5A" w:themeColor="text1" w:themeTint="A5"/>
    </w:rPr>
  </w:style>
  <w:style w:type="character" w:styleId="Buchtitel">
    <w:name w:val="Book Title"/>
    <w:basedOn w:val="Absatz-Standardschriftart"/>
    <w:uiPriority w:val="33"/>
    <w:qFormat/>
    <w:rPr>
      <w:b/>
      <w:bCs/>
      <w:i/>
      <w:iCs/>
      <w:spacing w:val="5"/>
    </w:rPr>
  </w:style>
  <w:style w:type="paragraph" w:styleId="Kopfzeile">
    <w:name w:val="header"/>
    <w:basedOn w:val="Standard"/>
    <w:link w:val="KopfzeileZchn"/>
    <w:uiPriority w:val="99"/>
    <w:unhideWhenUsed/>
    <w:pPr>
      <w:tabs>
        <w:tab w:val="center" w:pos="4844"/>
        <w:tab w:val="right" w:pos="9689"/>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4844"/>
        <w:tab w:val="right" w:pos="9689"/>
      </w:tabs>
      <w:spacing w:after="0" w:line="240" w:lineRule="auto"/>
    </w:pPr>
  </w:style>
  <w:style w:type="character" w:customStyle="1" w:styleId="FuzeileZchn">
    <w:name w:val="Fußzeile Zchn"/>
    <w:basedOn w:val="Absatz-Standardschriftart"/>
    <w:link w:val="Fuzeile"/>
    <w:uiPriority w:val="99"/>
  </w:style>
  <w:style w:type="paragraph" w:styleId="Beschriftung">
    <w:name w:val="caption"/>
    <w:basedOn w:val="Standard"/>
    <w:next w:val="Standard"/>
    <w:uiPriority w:val="35"/>
    <w:unhideWhenUsed/>
    <w:qFormat/>
    <w:pPr>
      <w:spacing w:after="200" w:line="240" w:lineRule="auto"/>
    </w:pPr>
    <w:rPr>
      <w:i/>
      <w:iCs/>
      <w:color w:val="0E2841" w:themeColor="text2"/>
      <w:sz w:val="18"/>
      <w:szCs w:val="18"/>
    </w:rPr>
  </w:style>
  <w:style w:type="paragraph" w:styleId="Funotentext">
    <w:name w:val="footnote text"/>
    <w:basedOn w:val="Standard"/>
    <w:link w:val="FunotentextZchn"/>
    <w:uiPriority w:val="99"/>
    <w:semiHidden/>
    <w:unhideWhenUsed/>
    <w:pPr>
      <w:spacing w:after="0" w:line="240" w:lineRule="auto"/>
    </w:pPr>
    <w:rPr>
      <w:sz w:val="20"/>
      <w:szCs w:val="20"/>
    </w:rPr>
  </w:style>
  <w:style w:type="character" w:customStyle="1" w:styleId="FunotentextZchn">
    <w:name w:val="Fußnotentext Zchn"/>
    <w:basedOn w:val="Absatz-Standardschriftart"/>
    <w:link w:val="Funotentext"/>
    <w:uiPriority w:val="99"/>
    <w:semiHidden/>
    <w:rPr>
      <w:sz w:val="20"/>
      <w:szCs w:val="20"/>
    </w:rPr>
  </w:style>
  <w:style w:type="character" w:styleId="Funotenzeichen">
    <w:name w:val="footnote reference"/>
    <w:basedOn w:val="Absatz-Standardschriftart"/>
    <w:uiPriority w:val="99"/>
    <w:semiHidden/>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szCs w:val="20"/>
    </w:rPr>
  </w:style>
  <w:style w:type="character" w:customStyle="1" w:styleId="EndnotentextZchn">
    <w:name w:val="Endnotentext Zchn"/>
    <w:basedOn w:val="Absatz-Standardschriftart"/>
    <w:link w:val="Endnotentext"/>
    <w:uiPriority w:val="99"/>
    <w:semiHidden/>
    <w:rPr>
      <w:sz w:val="20"/>
      <w:szCs w:val="20"/>
    </w:rPr>
  </w:style>
  <w:style w:type="character" w:styleId="Endnotenzeichen">
    <w:name w:val="endnote reference"/>
    <w:basedOn w:val="Absatz-Standardschriftart"/>
    <w:uiPriority w:val="99"/>
    <w:semiHidden/>
    <w:unhideWhenUsed/>
    <w:rPr>
      <w:vertAlign w:val="superscript"/>
    </w:rPr>
  </w:style>
  <w:style w:type="character" w:styleId="BesuchterLink">
    <w:name w:val="FollowedHyperlink"/>
    <w:basedOn w:val="Absatz-Standardschriftart"/>
    <w:uiPriority w:val="99"/>
    <w:semiHidden/>
    <w:unhideWhenUsed/>
    <w:rPr>
      <w:color w:val="96607D" w:themeColor="followedHyperlink"/>
      <w:u w:val="single"/>
    </w:r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customStyle="1" w:styleId="berschrift1Zchn">
    <w:name w:val="Überschrift 1 Zchn"/>
    <w:basedOn w:val="Absatz-Standardschriftart"/>
    <w:link w:val="berschrift1"/>
    <w:uiPriority w:val="9"/>
    <w:rsid w:val="00F10CE4"/>
    <w:rPr>
      <w:rFonts w:ascii="Arial" w:eastAsiaTheme="majorEastAsia" w:hAnsi="Arial" w:cs="Arial"/>
      <w:spacing w:val="-10"/>
      <w:sz w:val="44"/>
      <w:szCs w:val="44"/>
    </w:rPr>
  </w:style>
  <w:style w:type="character" w:customStyle="1" w:styleId="berschrift2Zchn">
    <w:name w:val="Überschrift 2 Zchn"/>
    <w:basedOn w:val="Absatz-Standardschriftart"/>
    <w:link w:val="berschrift2"/>
    <w:uiPriority w:val="9"/>
    <w:rsid w:val="00F10CE4"/>
    <w:rPr>
      <w:rFonts w:ascii="Arial" w:eastAsiaTheme="majorEastAsia" w:hAnsi="Arial" w:cs="Arial"/>
      <w:color w:val="0F4761" w:themeColor="accent1" w:themeShade="BF"/>
      <w:sz w:val="32"/>
      <w:szCs w:val="32"/>
    </w:rPr>
  </w:style>
  <w:style w:type="character" w:customStyle="1" w:styleId="berschrift3Zchn">
    <w:name w:val="Überschrift 3 Zchn"/>
    <w:basedOn w:val="Absatz-Standardschriftart"/>
    <w:link w:val="berschrift3"/>
    <w:uiPriority w:val="9"/>
    <w:semiHidden/>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Pr>
      <w:rFonts w:eastAsiaTheme="majorEastAsia" w:cstheme="majorBidi"/>
      <w:color w:val="272727" w:themeColor="text1" w:themeTint="D8"/>
    </w:rPr>
  </w:style>
  <w:style w:type="paragraph" w:styleId="Titel">
    <w:name w:val="Title"/>
    <w:basedOn w:val="Standard"/>
    <w:next w:val="Standard"/>
    <w:link w:val="TitelZchn"/>
    <w:uiPriority w:val="10"/>
    <w:qFormat/>
    <w:pPr>
      <w:spacing w:after="8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pPr>
      <w:numPr>
        <w:ilvl w:val="1"/>
      </w:numPr>
    </w:pPr>
    <w:rPr>
      <w:rFonts w:eastAsiaTheme="majorEastAsia" w:cstheme="majorBidi"/>
      <w:color w:val="595959" w:themeColor="text1" w:themeTint="A6"/>
      <w:spacing w:val="15"/>
      <w:sz w:val="28"/>
    </w:rPr>
  </w:style>
  <w:style w:type="character" w:customStyle="1" w:styleId="UntertitelZchn">
    <w:name w:val="Untertitel Zchn"/>
    <w:basedOn w:val="Absatz-Standardschriftart"/>
    <w:link w:val="Untertitel"/>
    <w:uiPriority w:val="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pPr>
      <w:spacing w:before="160"/>
      <w:jc w:val="center"/>
    </w:pPr>
    <w:rPr>
      <w:i/>
      <w:iCs/>
      <w:color w:val="404040" w:themeColor="text1" w:themeTint="BF"/>
    </w:rPr>
  </w:style>
  <w:style w:type="character" w:customStyle="1" w:styleId="ZitatZchn">
    <w:name w:val="Zitat Zchn"/>
    <w:basedOn w:val="Absatz-Standardschriftart"/>
    <w:link w:val="Zitat"/>
    <w:uiPriority w:val="29"/>
    <w:rPr>
      <w:i/>
      <w:iCs/>
      <w:color w:val="404040" w:themeColor="text1" w:themeTint="BF"/>
    </w:rPr>
  </w:style>
  <w:style w:type="paragraph" w:styleId="Listenabsatz">
    <w:name w:val="List Paragraph"/>
    <w:basedOn w:val="Standard"/>
    <w:uiPriority w:val="34"/>
    <w:qFormat/>
    <w:pPr>
      <w:spacing w:after="200"/>
      <w:ind w:left="720"/>
      <w:contextualSpacing/>
    </w:pPr>
  </w:style>
  <w:style w:type="character" w:styleId="IntensiveHervorhebung">
    <w:name w:val="Intense Emphasis"/>
    <w:basedOn w:val="Absatz-Standardschriftart"/>
    <w:uiPriority w:val="21"/>
    <w:qFormat/>
    <w:rPr>
      <w:i/>
      <w:iCs/>
      <w:color w:val="0F4761" w:themeColor="accent1" w:themeShade="BF"/>
    </w:rPr>
  </w:style>
  <w:style w:type="paragraph" w:styleId="IntensivesZitat">
    <w:name w:val="Intense Quote"/>
    <w:basedOn w:val="Standard"/>
    <w:next w:val="Standard"/>
    <w:link w:val="IntensivesZitatZchn"/>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Pr>
      <w:i/>
      <w:iCs/>
      <w:color w:val="0F4761" w:themeColor="accent1" w:themeShade="BF"/>
    </w:rPr>
  </w:style>
  <w:style w:type="character" w:styleId="IntensiverVerweis">
    <w:name w:val="Intense Reference"/>
    <w:basedOn w:val="Absatz-Standardschriftart"/>
    <w:uiPriority w:val="32"/>
    <w:qFormat/>
    <w:rPr>
      <w:b/>
      <w:bCs/>
      <w:smallCaps/>
      <w:color w:val="0F4761" w:themeColor="accent1" w:themeShade="BF"/>
      <w:spacing w:val="5"/>
    </w:rPr>
  </w:style>
  <w:style w:type="character" w:styleId="Hyperlink">
    <w:name w:val="Hyperlink"/>
    <w:basedOn w:val="Absatz-Standardschriftart"/>
    <w:uiPriority w:val="99"/>
    <w:unhideWhenUsed/>
    <w:rPr>
      <w:color w:val="467886" w:themeColor="hyperlink"/>
      <w:u w:val="single"/>
    </w:rPr>
  </w:style>
  <w:style w:type="character" w:styleId="NichtaufgelsteErwhnung">
    <w:name w:val="Unresolved Mention"/>
    <w:basedOn w:val="Absatz-Standardschriftart"/>
    <w:uiPriority w:val="99"/>
    <w:semiHidden/>
    <w:unhideWhenUsed/>
    <w:rPr>
      <w:color w:val="605E5C"/>
      <w:shd w:val="clear" w:color="auto" w:fill="E1DFDD"/>
    </w:rPr>
  </w:style>
  <w:style w:type="character" w:styleId="Kommentarzeichen">
    <w:name w:val="annotation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 w:val="20"/>
      <w:szCs w:val="20"/>
    </w:rPr>
  </w:style>
  <w:style w:type="character" w:customStyle="1" w:styleId="KommentartextZchn">
    <w:name w:val="Kommentartext Zchn"/>
    <w:basedOn w:val="Absatz-Standardschriftart"/>
    <w:link w:val="Kommentartext"/>
    <w:uiPriority w:val="99"/>
    <w:semiHidden/>
    <w:rPr>
      <w:sz w:val="20"/>
      <w:szCs w:val="20"/>
    </w:rPr>
  </w:style>
  <w:style w:type="paragraph" w:styleId="Kommentarthema">
    <w:name w:val="annotation subject"/>
    <w:basedOn w:val="Kommentartext"/>
    <w:next w:val="Kommentartext"/>
    <w:link w:val="KommentarthemaZchn"/>
    <w:uiPriority w:val="99"/>
    <w:semiHidden/>
    <w:unhideWhenUsed/>
    <w:rPr>
      <w:b/>
      <w:bCs/>
    </w:rPr>
  </w:style>
  <w:style w:type="character" w:customStyle="1" w:styleId="KommentarthemaZchn">
    <w:name w:val="Kommentarthema Zchn"/>
    <w:basedOn w:val="KommentartextZchn"/>
    <w:link w:val="Kommentarthema"/>
    <w:uiPriority w:val="99"/>
    <w:semiHidden/>
    <w:rPr>
      <w:b/>
      <w:bCs/>
      <w:sz w:val="20"/>
      <w:szCs w:val="20"/>
    </w:rPr>
  </w:style>
  <w:style w:type="paragraph" w:styleId="Sprechblasentext">
    <w:name w:val="Balloon Text"/>
    <w:basedOn w:val="Standard"/>
    <w:link w:val="SprechblasentextZchn"/>
    <w:uiPriority w:val="99"/>
    <w:semiHidden/>
    <w:unhideWhenUse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Pr>
      <w:rFonts w:ascii="Segoe UI" w:hAnsi="Segoe UI" w:cs="Segoe UI"/>
      <w:sz w:val="18"/>
      <w:szCs w:val="18"/>
    </w:rPr>
  </w:style>
  <w:style w:type="paragraph" w:styleId="berarbeitung">
    <w:name w:val="Revision"/>
    <w:hidden/>
    <w:uiPriority w:val="99"/>
    <w:semiHidden/>
    <w:rsid w:val="008222E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github.com/zimmermanng/KB-EA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mooc.hdm-stuttgart.de"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82DB6-85ED-4735-A9ED-B283288E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723</Words>
  <Characters>4555</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Merkblatt für Prüflinge KB-EAA</vt:lpstr>
    </vt:vector>
  </TitlesOfParts>
  <Company/>
  <LinksUpToDate>false</LinksUpToDate>
  <CharactersWithSpaces>5268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Merkblatt für Prüflinge KB-EAA</dc:title>
  <dc:subject/>
  <dc:creator>Knowledge Badge Team</dc:creator>
  <cp:keywords/>
  <dc:description/>
  <cp:lastModifiedBy>Gottfried Zimmermann</cp:lastModifiedBy>
  <cp:revision>15</cp:revision>
  <dcterms:created xsi:type="dcterms:W3CDTF">2025-09-17T06:52:00Z</dcterms:created>
  <dcterms:modified xsi:type="dcterms:W3CDTF">2026-07-01T12:38:00Z</dcterms:modified>
</cp:coreProperties>
</file>