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5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die ausführende Organisation der Knowledge-Badge „Barrierefrei lehren“- Prüfung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del w:id="0" w:author="Anonym" w:date="2024-11-20T13:36:05Z" oouserid="uid-1723455442389"/>
          <w:rFonts w:ascii="Calibri" w:hAnsi="Calibri" w:cs="Calibri"/>
        </w:rPr>
      </w:pPr>
      <w:del w:id="1" w:author="Anonym" w:date="2024-11-20T13:36:05Z" oouserid="uid-1723455442389">
        <w:r>
          <w:rPr>
            <w:rFonts w:ascii="Calibri" w:hAnsi="Calibri" w:cs="Calibri"/>
          </w:rPr>
          <w:delText xml:space="preserve">v0.3</w:delText>
        </w:r>
      </w:del>
      <w:del w:id="2" w:author="Anonym" w:date="2024-11-20T13:36:05Z" oouserid="uid-1723455442389">
        <w:r>
          <w:rPr>
            <w:rFonts w:ascii="Calibri" w:hAnsi="Calibri" w:cs="Calibri"/>
          </w:rPr>
        </w:r>
      </w:del>
      <w:del w:id="3" w:author="Anonym" w:date="2024-11-20T13:36:05Z" oouserid="uid-1723455442389">
        <w:r>
          <w:rPr>
            <w:rFonts w:ascii="Calibri" w:hAnsi="Calibri" w:cs="Calibri"/>
          </w:rPr>
        </w:r>
      </w:del>
    </w:p>
    <w:p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cs="Calibri"/>
        </w:rPr>
        <w:t xml:space="preserve">Zunächst </w:t>
      </w:r>
      <w:r>
        <w:rPr>
          <w:rFonts w:ascii="Calibri" w:hAnsi="Calibri" w:cs="Calibri"/>
        </w:rPr>
        <w:t xml:space="preserve">freuen wir uns, dass Sie sich dafür interessieren, </w:t>
      </w:r>
      <w:r>
        <w:rPr>
          <w:rFonts w:ascii="Calibri" w:hAnsi="Calibri" w:cs="Calibri"/>
        </w:rPr>
        <w:t xml:space="preserve">eine Knowledge Badge-Prüfung an Ihrer Einrichtung zu hosten. Hier finden Sie einige Informationen, die zur Vorbereitung und Durchführung der Prüfung zu beachten sind.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84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</w:t>
      </w:r>
      <w:r>
        <w:rPr>
          <w:rFonts w:ascii="Calibri" w:hAnsi="Calibri" w:eastAsia="Calibri" w:cs="Calibri"/>
          <w:szCs w:val="28"/>
          <w:lang w:bidi="th-TH"/>
        </w:rPr>
        <w:t xml:space="preserve">ollten Sie</w:t>
      </w:r>
      <w:r>
        <w:rPr>
          <w:rFonts w:ascii="Calibri" w:hAnsi="Calibri" w:eastAsia="Calibri" w:cs="Calibri"/>
          <w:szCs w:val="28"/>
          <w:lang w:bidi="th-TH"/>
        </w:rPr>
        <w:t xml:space="preserve"> vorbereitend </w:t>
      </w:r>
      <w:r>
        <w:rPr>
          <w:rFonts w:ascii="Calibri" w:hAnsi="Calibri" w:eastAsia="Calibri" w:cs="Calibri"/>
          <w:szCs w:val="28"/>
          <w:lang w:bidi="th-TH"/>
        </w:rPr>
        <w:t xml:space="preserve">durchführen: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Melden Sie sich beim Knowledge Badge-Team, wenn Sie eine Prüfung hosten möchten (</w:t>
      </w:r>
      <w:hyperlink r:id="rId9" w:tooltip="mailto:bf-lehren@hdm-stuttgart.de" w:history="1">
        <w:r>
          <w:rPr>
            <w:rStyle w:val="916"/>
            <w:rFonts w:ascii="Calibri" w:hAnsi="Calibri" w:eastAsia="Calibri" w:cs="Calibri"/>
            <w:szCs w:val="28"/>
            <w:lang w:bidi="th-TH"/>
          </w:rPr>
          <w:t xml:space="preserve">bf-lehren@hdm-stuttgart.de 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oder telefonisch unter +49 711 8923-2682</w:t>
      </w:r>
      <w:r>
        <w:rPr>
          <w:rFonts w:ascii="Calibri" w:hAnsi="Calibri" w:eastAsia="Calibri" w:cs="Calibri"/>
          <w:szCs w:val="28"/>
          <w:lang w:bidi="th-TH"/>
        </w:rPr>
        <w:t xml:space="preserve">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Voraussetzungen prüfen: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Geeigneter Raum verfügbar, mit zuverlässiger</w:t>
      </w:r>
      <w:r>
        <w:rPr>
          <w:rFonts w:ascii="Calibri" w:hAnsi="Calibri" w:eastAsia="Calibri" w:cs="Calibri"/>
          <w:szCs w:val="28"/>
          <w:lang w:bidi="th-TH"/>
        </w:rPr>
        <w:t xml:space="preserve">, offener</w:t>
      </w:r>
      <w:r>
        <w:rPr>
          <w:rFonts w:ascii="Calibri" w:hAnsi="Calibri" w:eastAsia="Calibri" w:cs="Calibri"/>
          <w:szCs w:val="28"/>
          <w:lang w:bidi="th-TH"/>
        </w:rPr>
        <w:t xml:space="preserve"> Internetverbindung</w:t>
      </w:r>
      <w:r>
        <w:rPr>
          <w:rFonts w:ascii="Calibri" w:hAnsi="Calibri" w:eastAsia="Calibri" w:cs="Calibri"/>
          <w:szCs w:val="28"/>
          <w:lang w:bidi="th-TH"/>
        </w:rPr>
        <w:t xml:space="preserve"> („Gast-WLAN“)</w:t>
      </w:r>
      <w:r>
        <w:rPr>
          <w:rFonts w:ascii="Calibri" w:hAnsi="Calibri" w:eastAsia="Calibri" w:cs="Calibri"/>
          <w:szCs w:val="28"/>
          <w:lang w:bidi="th-TH"/>
        </w:rPr>
        <w:t xml:space="preserve">, Stromanschlüssen, ggf. Rechner vor Ort.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Aufsichtsperson(en) verfügbar (1 Person kann bis zu 10 Prüflinge beaufsichtigen, 2 bis zu 20, usw.). Für die Aufsichtspersonen m</w:t>
      </w:r>
      <w:del w:id="4" w:author="Anonym" w:date="2024-11-20T13:36:59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üssen</w:delText>
        </w:r>
      </w:del>
      <w:ins w:id="5" w:author="Anonym" w:date="2024-11-20T13:36:59Z" oouserid="uid-1723455442389">
        <w:r>
          <w:rPr>
            <w:rFonts w:ascii="Calibri" w:hAnsi="Calibri" w:eastAsia="Calibri" w:cs="Calibri"/>
            <w:szCs w:val="28"/>
            <w:lang w:bidi="th-TH"/>
          </w:rPr>
          <w:t xml:space="preserve">uss</w:t>
        </w:r>
      </w:ins>
      <w:r>
        <w:rPr>
          <w:rFonts w:ascii="Calibri" w:hAnsi="Calibri" w:eastAsia="Calibri" w:cs="Calibri"/>
          <w:szCs w:val="28"/>
          <w:lang w:bidi="th-TH"/>
        </w:rPr>
        <w:t xml:space="preserve"> </w:t>
      </w:r>
      <w:del w:id="6" w:author="Anonym" w:date="2024-11-20T13:37:04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alle</w:delText>
        </w:r>
      </w:del>
      <w:r>
        <w:rPr>
          <w:rFonts w:ascii="Calibri" w:hAnsi="Calibri" w:eastAsia="Calibri" w:cs="Calibri"/>
          <w:szCs w:val="28"/>
          <w:lang w:bidi="th-TH"/>
        </w:rPr>
        <w:t xml:space="preserve"> folgende</w:t>
      </w:r>
      <w:del w:id="7" w:author="Anonym" w:date="2024-11-20T13:37:07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n</w:delText>
        </w:r>
      </w:del>
      <w:r>
        <w:rPr>
          <w:rFonts w:ascii="Calibri" w:hAnsi="Calibri" w:eastAsia="Calibri" w:cs="Calibri"/>
          <w:szCs w:val="28"/>
          <w:lang w:bidi="th-TH"/>
        </w:rPr>
        <w:t xml:space="preserve"> Bedingung</w:t>
      </w:r>
      <w:del w:id="8" w:author="Anonym" w:date="2024-11-20T13:37:14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en</w:delText>
        </w:r>
      </w:del>
      <w:r>
        <w:rPr>
          <w:rFonts w:ascii="Calibri" w:hAnsi="Calibri" w:eastAsia="Calibri" w:cs="Calibri"/>
          <w:szCs w:val="28"/>
          <w:lang w:bidi="th-TH"/>
        </w:rPr>
        <w:t xml:space="preserve"> erfüllt sein: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Sie müssen</w:t>
      </w:r>
      <w:r>
        <w:rPr>
          <w:rFonts w:ascii="Calibri" w:hAnsi="Calibri" w:eastAsia="Calibri" w:cs="Calibri"/>
          <w:szCs w:val="28"/>
          <w:lang w:bidi="th-TH"/>
        </w:rPr>
        <w:t xml:space="preserve"> selbst</w:t>
      </w:r>
      <w:r>
        <w:rPr>
          <w:rFonts w:ascii="Calibri" w:hAnsi="Calibri" w:eastAsia="Calibri" w:cs="Calibri"/>
          <w:szCs w:val="28"/>
          <w:lang w:bidi="th-TH"/>
        </w:rPr>
        <w:t xml:space="preserve"> das </w:t>
      </w:r>
      <w:r>
        <w:rPr>
          <w:rFonts w:ascii="Calibri" w:hAnsi="Calibri" w:eastAsia="Calibri" w:cs="Calibri"/>
          <w:szCs w:val="28"/>
          <w:lang w:bidi="th-TH"/>
        </w:rPr>
        <w:t xml:space="preserve">Knowledge Badge schon</w:t>
      </w:r>
      <w:r>
        <w:rPr>
          <w:rFonts w:ascii="Calibri" w:hAnsi="Calibri" w:eastAsia="Calibri" w:cs="Calibri"/>
          <w:szCs w:val="28"/>
          <w:lang w:bidi="th-TH"/>
        </w:rPr>
        <w:t xml:space="preserve"> besitzen, oder Mitglied im Orgateam KB-BFL sein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Raum reservieren</w:t>
      </w:r>
      <w:r>
        <w:rPr>
          <w:rFonts w:ascii="Calibri" w:hAnsi="Calibri" w:eastAsia="Calibri" w:cs="Calibri"/>
          <w:szCs w:val="28"/>
          <w:lang w:bidi="th-TH"/>
        </w:rPr>
        <w:t xml:space="preserve"> für 3 Stunden. </w:t>
      </w:r>
      <w:r>
        <w:rPr>
          <w:rFonts w:ascii="Calibri" w:hAnsi="Calibri" w:eastAsia="Calibri" w:cs="Calibri"/>
          <w:szCs w:val="28"/>
          <w:lang w:bidi="th-TH"/>
        </w:rPr>
        <w:t xml:space="preserve">Es sollte 1h Vorlaufzeit und </w:t>
      </w:r>
      <w:r>
        <w:rPr>
          <w:rFonts w:ascii="Calibri" w:hAnsi="Calibri" w:eastAsia="Calibri" w:cs="Calibri"/>
          <w:szCs w:val="28"/>
          <w:lang w:bidi="th-TH"/>
        </w:rPr>
        <w:t xml:space="preserve">1h</w:t>
      </w:r>
      <w:r>
        <w:rPr>
          <w:rFonts w:ascii="Calibri" w:hAnsi="Calibri" w:eastAsia="Calibri" w:cs="Calibri"/>
          <w:szCs w:val="28"/>
          <w:lang w:bidi="th-TH"/>
        </w:rPr>
        <w:t xml:space="preserve"> danach eingerechnet werden. Die normale Prüfungszeit </w:t>
      </w:r>
      <w:ins w:id="9" w:author="Anonym" w:date="2024-11-20T13:37:44Z" oouserid="uid-1723455442389">
        <w:r>
          <w:rPr>
            <w:rFonts w:ascii="Calibri" w:hAnsi="Calibri" w:eastAsia="Calibri" w:cs="Calibri"/>
            <w:szCs w:val="28"/>
            <w:lang w:bidi="th-TH"/>
          </w:rPr>
          <w:t xml:space="preserve">beträgt</w:t>
        </w:r>
      </w:ins>
      <w:del w:id="10" w:author="Anonym" w:date="2024-11-20T13:37:42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ist</w:delText>
        </w:r>
      </w:del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60 Minuten</w:t>
      </w:r>
      <w:r>
        <w:rPr>
          <w:rFonts w:ascii="Calibri" w:hAnsi="Calibri" w:eastAsia="Calibri" w:cs="Calibri"/>
          <w:szCs w:val="28"/>
          <w:lang w:bidi="th-TH"/>
        </w:rPr>
        <w:t xml:space="preserve">, aber für einzelne Prüflinge kann es individuelle Nachteilsausgleiche um bis zu </w:t>
      </w:r>
      <w:r>
        <w:rPr>
          <w:rFonts w:ascii="Calibri" w:hAnsi="Calibri" w:eastAsia="Calibri" w:cs="Calibri"/>
          <w:szCs w:val="28"/>
          <w:lang w:bidi="th-TH"/>
        </w:rPr>
        <w:t xml:space="preserve">eine </w:t>
      </w:r>
      <w:r>
        <w:rPr>
          <w:rFonts w:ascii="Calibri" w:hAnsi="Calibri" w:eastAsia="Calibri" w:cs="Calibri"/>
          <w:szCs w:val="28"/>
          <w:lang w:bidi="th-TH"/>
        </w:rPr>
        <w:t xml:space="preserve">weitere </w:t>
      </w:r>
      <w:r>
        <w:rPr>
          <w:rFonts w:ascii="Calibri" w:hAnsi="Calibri" w:eastAsia="Calibri" w:cs="Calibri"/>
          <w:szCs w:val="28"/>
          <w:lang w:bidi="th-TH"/>
        </w:rPr>
        <w:t xml:space="preserve">Stunde</w:t>
      </w:r>
      <w:r>
        <w:rPr>
          <w:rFonts w:ascii="Calibri" w:hAnsi="Calibri" w:eastAsia="Calibri" w:cs="Calibri"/>
          <w:szCs w:val="28"/>
          <w:lang w:bidi="th-TH"/>
        </w:rPr>
        <w:t xml:space="preserve"> geben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Bekanntmachung: Prüfungsort und -termin</w:t>
      </w:r>
      <w:r>
        <w:rPr>
          <w:rFonts w:ascii="Calibri" w:hAnsi="Calibri" w:eastAsia="Calibri" w:cs="Calibri"/>
          <w:szCs w:val="28"/>
          <w:lang w:bidi="th-TH"/>
        </w:rPr>
        <w:t xml:space="preserve"> dem KB-Team melden</w:t>
      </w:r>
      <w:r>
        <w:rPr>
          <w:rFonts w:ascii="Calibri" w:hAnsi="Calibri" w:eastAsia="Calibri" w:cs="Calibri"/>
          <w:szCs w:val="28"/>
          <w:lang w:bidi="th-TH"/>
        </w:rPr>
        <w:t xml:space="preserve">, damit </w:t>
      </w:r>
      <w:r>
        <w:rPr>
          <w:rFonts w:ascii="Calibri" w:hAnsi="Calibri" w:eastAsia="Calibri" w:cs="Calibri"/>
          <w:szCs w:val="28"/>
          <w:lang w:bidi="th-TH"/>
        </w:rPr>
        <w:t xml:space="preserve">alle Interessierten </w:t>
      </w:r>
      <w:r>
        <w:rPr>
          <w:rFonts w:ascii="Calibri" w:hAnsi="Calibri" w:eastAsia="Calibri" w:cs="Calibri"/>
          <w:szCs w:val="28"/>
          <w:lang w:bidi="th-TH"/>
        </w:rPr>
        <w:t xml:space="preserve">darüber informiert werden</w:t>
      </w:r>
      <w:r>
        <w:rPr>
          <w:rFonts w:ascii="Calibri" w:hAnsi="Calibri" w:eastAsia="Calibri" w:cs="Calibri"/>
          <w:szCs w:val="28"/>
          <w:lang w:bidi="th-TH"/>
        </w:rPr>
        <w:t xml:space="preserve"> können</w:t>
      </w:r>
      <w:r>
        <w:rPr>
          <w:rFonts w:ascii="Calibri" w:hAnsi="Calibri" w:eastAsia="Calibri" w:cs="Calibri"/>
          <w:szCs w:val="28"/>
          <w:lang w:bidi="th-TH"/>
        </w:rPr>
        <w:t xml:space="preserve">. Ggf. Prüfungsmöglichkeit über eigene Kanäle bewerben (persönlich, Newsletter, soziale Medien, usw.). </w:t>
      </w:r>
      <w:del w:id="11" w:author="Eppler Laura" w:date="2024-11-19T08:23:11Z" oouserid="oc8w8qnihsjn_3f828b24-9cc1-103a-95c6-4f2a8baa35a9">
        <w:r>
          <w:rPr>
            <w:rFonts w:ascii="Calibri" w:hAnsi="Calibri" w:eastAsia="Calibri" w:cs="Calibri"/>
            <w:szCs w:val="28"/>
            <w:lang w:bidi="th-TH"/>
          </w:rPr>
          <w:delText xml:space="preserve"> </w:delText>
        </w:r>
      </w:del>
      <w:r>
        <w:rPr>
          <w:rFonts w:ascii="Calibri" w:hAnsi="Calibri" w:eastAsia="Calibri" w:cs="Calibri"/>
          <w:szCs w:val="28"/>
          <w:lang w:bidi="th-TH"/>
        </w:rPr>
        <w:t xml:space="preserve">Jeweils klar kommunizieren, </w:t>
      </w:r>
      <w:r>
        <w:rPr>
          <w:rFonts w:ascii="Calibri" w:hAnsi="Calibri" w:eastAsia="Calibri" w:cs="Calibri"/>
          <w:szCs w:val="28"/>
          <w:lang w:bidi="th-TH"/>
        </w:rPr>
        <w:t xml:space="preserve">dass Laptops selbst mitgebracht werden sollten und nur in Ausnahmefällen gestellt werden können.</w:t>
      </w:r>
      <w:ins w:id="12" w:author="Eppler Laura" w:date="2024-11-19T14:56:56Z" oouserid="oc8w8qnihsjn_3f828b24-9cc1-103a-95c6-4f2a8baa35a9">
        <w:r>
          <w:rPr>
            <w:rFonts w:ascii="Calibri" w:hAnsi="Calibri" w:eastAsia="Calibri" w:cs="Calibri"/>
            <w:szCs w:val="28"/>
            <w:lang w:bidi="th-TH"/>
          </w:rPr>
        </w:r>
      </w:ins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ins w:id="13" w:author="Eppler Laura" w:date="2024-11-19T14:56:56Z" oouserid="oc8w8qnihsjn_3f828b24-9cc1-103a-95c6-4f2a8baa35a9">
        <w:r>
          <w:rPr>
            <w:rFonts w:ascii="Calibri" w:hAnsi="Calibri" w:eastAsia="Calibri" w:cs="Calibri"/>
            <w:szCs w:val="28"/>
            <w:highlight w:val="none"/>
            <w:lang w:bidi="th-TH"/>
          </w:rPr>
        </w:r>
      </w:ins>
      <w:r>
        <w:rPr>
          <w:rFonts w:ascii="Calibri" w:hAnsi="Calibri" w:eastAsia="Calibri" w:cs="Calibri"/>
          <w:szCs w:val="28"/>
          <w:lang w:bidi="th-TH"/>
        </w:rPr>
        <w:t xml:space="preserve">Die Aufsichtsperson bereitet sich auf die Prüfung vor: </w:t>
      </w:r>
      <w:r>
        <w:rPr>
          <w:rFonts w:ascii="Calibri" w:hAnsi="Calibri" w:eastAsia="Calibri" w:cs="Calibri"/>
          <w:szCs w:val="28"/>
          <w:lang w:bidi="th-TH"/>
        </w:rPr>
        <w:t xml:space="preserve">Siehe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Merkblatt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 für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 Aufsichtsperson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en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Ca. </w:t>
      </w:r>
      <w:r>
        <w:rPr>
          <w:rFonts w:ascii="Calibri" w:hAnsi="Calibri" w:eastAsia="Calibri" w:cs="Calibri"/>
          <w:szCs w:val="28"/>
          <w:lang w:bidi="th-TH"/>
        </w:rPr>
        <w:t xml:space="preserve">1 Woche</w:t>
      </w:r>
      <w:r>
        <w:rPr>
          <w:rFonts w:ascii="Calibri" w:hAnsi="Calibri" w:eastAsia="Calibri" w:cs="Calibri"/>
          <w:szCs w:val="28"/>
          <w:lang w:bidi="th-TH"/>
        </w:rPr>
        <w:t xml:space="preserve"> vor der Prüfung empfängt die </w:t>
      </w:r>
      <w:r>
        <w:rPr>
          <w:rFonts w:ascii="Calibri" w:hAnsi="Calibri" w:eastAsia="Calibri" w:cs="Calibri"/>
          <w:szCs w:val="28"/>
          <w:lang w:bidi="th-TH"/>
        </w:rPr>
        <w:t xml:space="preserve">ausführende Organisation </w:t>
      </w:r>
      <w:r>
        <w:rPr>
          <w:rFonts w:ascii="Calibri" w:hAnsi="Calibri" w:eastAsia="Calibri" w:cs="Calibri"/>
          <w:szCs w:val="28"/>
          <w:lang w:bidi="th-TH"/>
        </w:rPr>
        <w:t xml:space="preserve">die folgenden Unterlagen</w:t>
      </w:r>
      <w:r>
        <w:rPr>
          <w:rFonts w:ascii="Calibri" w:hAnsi="Calibri" w:eastAsia="Calibri" w:cs="Calibri"/>
          <w:szCs w:val="28"/>
          <w:lang w:bidi="th-TH"/>
        </w:rPr>
        <w:t xml:space="preserve">, die an die Aufsichtsperson weitergeleitet werden muss</w:t>
      </w:r>
      <w:r>
        <w:rPr>
          <w:rFonts w:ascii="Calibri" w:hAnsi="Calibri" w:eastAsia="Calibri" w:cs="Calibri"/>
          <w:szCs w:val="28"/>
          <w:lang w:bidi="th-TH"/>
        </w:rPr>
        <w:t xml:space="preserve">: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Namen und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-Adressen der Prüflinge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ins w:id="14" w:author="Eppler Laura" w:date="2024-11-18T15:40:57Z" oouserid="oc8w8qnihsjn_3f828b24-9cc1-103a-95c6-4f2a8baa35a9">
        <w:r>
          <w:rPr>
            <w:rFonts w:ascii="Calibri" w:hAnsi="Calibri" w:eastAsia="Calibri" w:cs="Calibri"/>
            <w:szCs w:val="28"/>
            <w:highlight w:val="none"/>
            <w:lang w:bidi="th-TH"/>
          </w:rPr>
        </w:r>
      </w:ins>
      <w:r>
        <w:rPr>
          <w:rFonts w:ascii="Calibri" w:hAnsi="Calibri" w:eastAsia="Calibri" w:cs="Calibri"/>
          <w:szCs w:val="28"/>
          <w:highlight w:val="none"/>
          <w:lang w:bidi="th-TH"/>
        </w:rPr>
        <w:t xml:space="preserve">Link zum Examenskurs sowie der dazugehörige  Einschreibeschlüssel</w:t>
      </w:r>
      <w:ins w:id="15" w:author="Eppler Laura" w:date="2024-11-18T15:40:57Z" oouserid="oc8w8qnihsjn_3f828b24-9cc1-103a-95c6-4f2a8baa35a9">
        <w:r>
          <w:rPr>
            <w:rFonts w:ascii="Calibri" w:hAnsi="Calibri" w:eastAsia="Calibri" w:cs="Calibri"/>
            <w:lang w:bidi="th-TH"/>
          </w:rPr>
        </w:r>
      </w:ins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Anweisungen zur Prüfung</w:t>
      </w:r>
      <w:ins w:id="16" w:author="Eppler Laura" w:date="2024-11-19T14:50:45Z" oouserid="oc8w8qnihsjn_3f828b24-9cc1-103a-95c6-4f2a8baa35a9">
        <w:r>
          <w:rPr>
            <w:rFonts w:ascii="Calibri" w:hAnsi="Calibri" w:eastAsia="Calibri" w:cs="Calibri"/>
            <w:lang w:bidi="th-TH"/>
          </w:rPr>
        </w:r>
      </w:ins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highlight w:val="none"/>
          <w:lang w:bidi="th-TH"/>
        </w:rPr>
        <w:t xml:space="preserve">Ggf. individuelle Sonderregelungen für einzelne Prüflinge: Nachteilsausgleiche (zusätzliche Zeit), Gebärdensprach-Dolmetsche</w:t>
      </w:r>
      <w:ins w:id="17" w:author="Anonym" w:date="2024-11-20T13:39:21Z" oouserid="uid-1723455442389">
        <w:r>
          <w:rPr>
            <w:rFonts w:ascii="Calibri" w:hAnsi="Calibri" w:eastAsia="Calibri" w:cs="Calibri"/>
            <w:highlight w:val="none"/>
            <w:lang w:bidi="th-TH"/>
          </w:rPr>
          <w:t xml:space="preserve">nde</w:t>
        </w:r>
      </w:ins>
      <w:del w:id="18" w:author="Anonym" w:date="2024-11-20T13:39:20Z" oouserid="uid-1723455442389">
        <w:r>
          <w:rPr>
            <w:rFonts w:ascii="Calibri" w:hAnsi="Calibri" w:eastAsia="Calibri" w:cs="Calibri"/>
            <w:highlight w:val="none"/>
            <w:lang w:bidi="th-TH"/>
          </w:rPr>
          <w:delText xml:space="preserve">r</w:delText>
        </w:r>
      </w:del>
      <w:r>
        <w:rPr>
          <w:rFonts w:ascii="Calibri" w:hAnsi="Calibri" w:eastAsia="Calibri" w:cs="Calibri"/>
          <w:highlight w:val="none"/>
          <w:lang w:bidi="th-TH"/>
        </w:rPr>
        <w:t xml:space="preserve">.</w:t>
      </w:r>
      <w:ins w:id="19" w:author="Eppler Laura" w:date="2024-11-19T14:50:44Z" oouserid="oc8w8qnihsjn_3f828b24-9cc1-103a-95c6-4f2a8baa35a9">
        <w:r>
          <w:rPr>
            <w:rFonts w:ascii="Calibri" w:hAnsi="Calibri" w:eastAsia="Calibri" w:cs="Calibri"/>
            <w:lang w:bidi="th-TH"/>
          </w:rPr>
        </w:r>
      </w:ins>
      <w:r>
        <w:rPr>
          <w:rFonts w:ascii="Calibri" w:hAnsi="Calibri" w:eastAsia="Calibri" w:cs="Calibri"/>
          <w:lang w:bidi="th-TH"/>
        </w:rPr>
      </w:r>
    </w:p>
    <w:p>
      <w:pPr>
        <w:pStyle w:val="911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i/>
          <w:iCs/>
          <w:szCs w:val="28"/>
          <w:lang w:bidi="th-TH"/>
        </w:rPr>
        <w:pPrChange w:author="Eppler Laura" w:date="2024-11-19T14:47:10Z" w:id="20" oouserid="oc8w8qnihsjn_3f828b24-9cc1-103a-95c6-4f2a8baa35a9">
          <w:pPr>
            <w:pBdr/>
            <w:spacing/>
            <w:ind w:firstLine="0" w:left="0"/>
          </w:pPr>
        </w:pPrChange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commentRangeStart w:id="0"/>
      <w:commentRangeStart w:id="1"/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Manuskript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zur Durchführung</w:t>
      </w:r>
      <w:ins w:id="21" w:author="Eppler Laura" w:date="2024-11-19T14:47:20Z" oouserid="oc8w8qnihsjn_3f828b24-9cc1-103a-95c6-4f2a8baa35a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t xml:space="preserve">:</w:t>
        </w:r>
      </w:ins>
      <w:del w:id="22" w:author="Eppler Laura" w:date="2024-11-19T14:47:18Z" oouserid="oc8w8qnihsjn_3f828b24-9cc1-103a-95c6-4f2a8baa35a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delText xml:space="preserve">?-</w:delText>
        </w:r>
      </w:del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 </w:t>
      </w:r>
      <w:ins w:id="23" w:author="Eppler Laura" w:date="2024-11-19T14:46:42Z" oouserid="oc8w8qnihsjn_3f828b24-9cc1-103a-95c6-4f2a8baa35a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t xml:space="preserve">Siehe</w:t>
        </w:r>
      </w:ins>
      <w:del w:id="24" w:author="Eppler Laura" w:date="2024-11-19T14:46:39Z" oouserid="oc8w8qnihsjn_3f828b24-9cc1-103a-95c6-4f2a8baa35a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delText xml:space="preserve">Extra</w:delText>
        </w:r>
      </w:del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 Merkblatt</w:t>
      </w:r>
      <w:ins w:id="25" w:author="Eppler Laura" w:date="2024-11-19T14:47:36Z" oouserid="oc8w8qnihsjn_3f828b24-9cc1-103a-95c6-4f2a8baa35a9">
        <w:r>
          <w:rPr>
            <w:rFonts w:ascii="Calibri" w:hAnsi="Calibri" w:eastAsia="Calibri" w:cs="Calibri"/>
            <w:i/>
            <w:iCs/>
            <w:szCs w:val="28"/>
            <w:lang w:bidi="th-TH"/>
          </w:rPr>
          <w:t xml:space="preserve"> für Aufsichtspersonen</w:t>
        </w:r>
      </w:ins>
      <w:r>
        <w:rPr>
          <w:rFonts w:ascii="Calibri" w:hAnsi="Calibri" w:eastAsia="Calibri" w:cs="Calibri"/>
          <w:i/>
          <w:iCs/>
          <w:szCs w:val="28"/>
          <w:lang w:bidi="th-TH"/>
        </w:rPr>
      </w:r>
      <w:r>
        <w:rPr>
          <w:rFonts w:ascii="Calibri" w:hAnsi="Calibri" w:eastAsia="Calibri" w:cs="Calibri"/>
          <w:i/>
          <w:iCs/>
          <w:szCs w:val="28"/>
          <w:lang w:bidi="th-TH"/>
        </w:rPr>
      </w:r>
    </w:p>
    <w:p>
      <w:pPr>
        <w:pStyle w:val="911"/>
        <w:numPr>
          <w:ilvl w:val="0"/>
          <w:numId w:val="7"/>
        </w:numPr>
        <w:pBdr/>
        <w:spacing/>
        <w:ind/>
        <w:rPr>
          <w:del w:id="26" w:author="Anonym" w:date="2024-11-20T13:39:44Z" oouserid="uid-1723455442389"/>
          <w:rFonts w:ascii="Calibri" w:hAnsi="Calibri" w:eastAsia="Calibri" w:cs="Calibri"/>
          <w:i/>
          <w:iCs/>
          <w:color w:val="ff0000"/>
          <w:szCs w:val="28"/>
          <w:lang w:bidi="th-TH"/>
        </w:rPr>
      </w:pPr>
      <w:del w:id="27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  <w:del w:id="28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delText xml:space="preserve">Unterschriftenliste für die Prüflinge – ausdrucken für die Prüfung - JA</w:delText>
        </w:r>
      </w:del>
      <w:del w:id="29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  <w:del w:id="30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</w:p>
    <w:p>
      <w:pPr>
        <w:pStyle w:val="911"/>
        <w:numPr>
          <w:ilvl w:val="0"/>
          <w:numId w:val="7"/>
        </w:numPr>
        <w:pBdr/>
        <w:spacing/>
        <w:ind/>
        <w:rPr>
          <w:del w:id="31" w:author="Anonym" w:date="2024-11-20T13:39:44Z" oouserid="uid-1723455442389"/>
          <w:rFonts w:ascii="Calibri" w:hAnsi="Calibri" w:eastAsia="Calibri" w:cs="Calibri"/>
          <w:i/>
          <w:iCs/>
          <w:color w:val="ff0000"/>
          <w:szCs w:val="28"/>
          <w:lang w:bidi="th-TH"/>
        </w:rPr>
      </w:pPr>
      <w:del w:id="32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  <w:delText xml:space="preserve">Protokollblatt für die Prüfung– ausdrucken für die Prüfung - JA</w:delText>
        </w:r>
      </w:del>
      <w:del w:id="33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  <w:del w:id="34" w:author="Anonym" w:date="2024-11-20T13:39:44Z" oouserid="uid-172345544238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</w:p>
    <w:p>
      <w:pPr>
        <w:pStyle w:val="885"/>
        <w:pBdr/>
        <w:spacing/>
        <w:ind/>
        <w:rPr>
          <w:rFonts w:ascii="Calibri" w:hAnsi="Calibri" w:eastAsia="Times New Roman" w:cs="Calibri"/>
          <w:i/>
          <w:iCs/>
          <w:color w:val="ff0000"/>
          <w:szCs w:val="28"/>
          <w:lang w:bidi="th-TH"/>
        </w:rPr>
      </w:pPr>
      <w:del w:id="35" w:author="Eppler Laura" w:date="2024-11-19T14:50:32Z" oouserid="oc8w8qnihsjn_3f828b24-9cc1-103a-95c6-4f2a8baa35a9">
        <w:r>
          <w:rPr>
            <w:rFonts w:ascii="Calibri" w:hAnsi="Calibri" w:eastAsia="Calibri" w:cs="Calibri"/>
            <w:i/>
            <w:iCs/>
            <w:color w:val="ff0000"/>
            <w:szCs w:val="28"/>
            <w:lang w:bidi="th-TH"/>
          </w:rPr>
        </w:r>
      </w:del>
      <w:r>
        <w:rPr>
          <w:rFonts w:eastAsia="Times New Roman"/>
          <w:lang w:bidi="th-TH"/>
        </w:rPr>
        <w:t xml:space="preserve">Vor der Prüfung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Times New Roman" w:cs="Calibri"/>
          <w:i/>
          <w:iCs/>
          <w:color w:val="ff0000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Raum ca. 1h vor Beginn der Prüfung vorbereiten.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Eintritt der Prüflinge Nachweis der Identität verlangen (Personalausweis o.ä.) und auf der Liste unterschreiben lassen.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einen Platz zuweisen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Prüflinge mit Nachteilsausgleich darüber informieren, wie</w:t>
      </w:r>
      <w:ins w:id="36" w:author="Dr. Gottfried Zimmermann" w:date="2024-11-20T12:31:37Z" oouserid="oc8w8qnihsjn_zimmermanng">
        <w:r>
          <w:rPr>
            <w:rFonts w:ascii="Calibri" w:hAnsi="Calibri" w:eastAsia="Calibri" w:cs="Calibri"/>
            <w:szCs w:val="28"/>
            <w:lang w:bidi="th-TH"/>
          </w:rPr>
          <w:t xml:space="preserve"> </w:t>
        </w:r>
      </w:ins>
      <w:r>
        <w:rPr>
          <w:rFonts w:ascii="Calibri" w:hAnsi="Calibri" w:eastAsia="Calibri" w:cs="Calibri"/>
          <w:szCs w:val="28"/>
          <w:lang w:bidi="th-TH"/>
        </w:rPr>
        <w:t xml:space="preserve">viel Zeit sie zusätzlich bekommen.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Gebärdensprach-Dolmetscher und zugehörige Prüflinge zusammensetzen.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Screenreader).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Prüflinge mit Screenreader Kopfhörer verwenden.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 WCs und Fluchtwege informieren.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Alle Prüflinge in den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eintreten lassen und überprüfen, dass es für alle funktioniert.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5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jede*n Prüfling laufen nach Start der Prüfung individuell 60 Minuten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Auffälligkeiten auf dem Protokollblatt notieren, z.B.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Internet- oder Stromausfälle und ggf. zusätzliches Zeitbudget</w:t>
      </w:r>
      <w:r>
        <w:rPr>
          <w:rFonts w:ascii="Calibri" w:hAnsi="Calibri" w:eastAsia="Calibri" w:cs="Calibri"/>
          <w:szCs w:val="28"/>
          <w:lang w:bidi="th-TH"/>
        </w:rPr>
        <w:t xml:space="preserve">, s</w:t>
      </w:r>
      <w:r>
        <w:rPr>
          <w:rFonts w:ascii="Calibri" w:hAnsi="Calibri" w:eastAsia="Calibri" w:cs="Calibri"/>
          <w:szCs w:val="28"/>
          <w:lang w:bidi="th-TH"/>
        </w:rPr>
        <w:t xml:space="preserve">tarke Störungen durch Prüflinge oder von extern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Betrugsversuche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Aufsichtspersonen dürfen NICHT: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Hilfestellungen zu Prüfungsfragen geben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Informationen, insbesondere Fragen, aus der Prüfung kopieren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bei der Übersetzung der Fragen helfen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gestatten, andere Materialien zu Hilfe zu nehmen (Internet, Emails, Dokumente, Bücher, oder andere Materialien)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Prüflinge remote beaufsichtigen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der Prüfung: Prüfungsfragen mit den Prüflingen diskutieren oder offenlegen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5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1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 alle Prüflinge auffordern, die elektronische Prüfung abzuschließen (ABSENDEN-Button).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Unterschriftenliste und Protokollblatt einscannen und per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 an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hyperlink r:id="rId10" w:tooltip="mailto:bf-lehren@hdm-stuttgart.de" w:history="1">
        <w:r>
          <w:rPr>
            <w:rStyle w:val="916"/>
            <w:rFonts w:ascii="Calibri" w:hAnsi="Calibri" w:eastAsia="Calibri" w:cs="Calibri"/>
            <w:szCs w:val="28"/>
            <w:lang w:bidi="th-TH"/>
          </w:rPr>
          <w:t xml:space="preserve">bf-lehren@hdm-stuttgart.de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senden.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(Machen wir das so?)</w:t>
      </w:r>
      <w:r>
        <w:rPr>
          <w:rFonts w:ascii="Calibri" w:hAnsi="Calibri" w:eastAsia="Calibri" w:cs="Calibri"/>
          <w:szCs w:val="28"/>
          <w:lang w:bidi="th-TH"/>
        </w:rPr>
      </w:r>
      <w:commentRangeEnd w:id="0"/>
      <w:commentRangeEnd w:id="1"/>
      <w:r>
        <w:commentReference w:id="0"/>
        <w:commentReference w:id="1"/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1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del w:id="37" w:author="Anonym" w:date="2024-11-20T13:41:48Z" oouserid="uid-1723455442389"/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Ihre Zeit und Ihre Räume für die Qualifizierung anderer Personen zur Verfügung stellen. </w:t>
      </w:r>
      <w:r>
        <w:rPr>
          <w:rFonts w:ascii="Calibri" w:hAnsi="Calibri" w:eastAsia="Calibri" w:cs="Calibri"/>
          <w:szCs w:val="28"/>
          <w:lang w:bidi="th-TH"/>
        </w:rPr>
        <w:t xml:space="preserve">Sie leisten damit einen wichtigen Beitrag zu mehr digitaler Barrierefreiheit </w:t>
      </w:r>
      <w:ins w:id="38" w:author="Anonym" w:date="2024-11-20T13:41:58Z" oouserid="uid-1723455442389">
        <w:r>
          <w:rPr>
            <w:rFonts w:ascii="Calibri" w:hAnsi="Calibri" w:eastAsia="Calibri" w:cs="Calibri"/>
            <w:szCs w:val="28"/>
            <w:lang w:bidi="th-TH"/>
          </w:rPr>
          <w:t xml:space="preserve">in der Hochschullandschaft</w:t>
        </w:r>
      </w:ins>
      <w:del w:id="39" w:author="Anonym" w:date="2024-11-20T13:41:48Z" oouserid="uid-1723455442389">
        <w:r>
          <w:rPr>
            <w:rFonts w:ascii="Calibri" w:hAnsi="Calibri" w:eastAsia="Calibri" w:cs="Calibri"/>
            <w:szCs w:val="28"/>
            <w:lang w:bidi="th-TH"/>
          </w:rPr>
          <w:delText xml:space="preserve">in unserer Gesellschaft.</w:delText>
        </w:r>
      </w:del>
      <w:del w:id="40" w:author="Anonym" w:date="2024-11-20T13:41:48Z" oouserid="uid-1723455442389">
        <w:r>
          <w:rPr>
            <w:rFonts w:ascii="Calibri" w:hAnsi="Calibri" w:eastAsia="Calibri" w:cs="Calibri"/>
            <w:szCs w:val="28"/>
            <w:lang w:bidi="th-TH"/>
          </w:rPr>
        </w:r>
      </w:del>
      <w:del w:id="41" w:author="Anonym" w:date="2024-11-20T13:41:48Z" oouserid="uid-1723455442389">
        <w:r>
          <w:rPr>
            <w:rFonts w:ascii="Calibri" w:hAnsi="Calibri" w:eastAsia="Calibri" w:cs="Calibri"/>
            <w:szCs w:val="28"/>
            <w:lang w:bidi="th-TH"/>
          </w:rPr>
        </w:r>
      </w:del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  <w:pPrChange w:author="Anonym" w:date="2024-11-20T13:41:48Z" w:id="42" oouserid="uid-1723455442389">
          <w:pPr>
            <w:pBdr/>
            <w:spacing/>
            <w:ind/>
          </w:pPr>
        </w:pPrChange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Durchführung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Eppler Laura" w:date="2024-11-18T16:46:50Z" w:initials="EL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Muss man das hier erwähnen, oder langt das bei der Aufsichtsperson?</w:t>
      </w:r>
    </w:p>
  </w:comment>
  <w:comment w:id="1" w:author="Anonym" w:date="2024-11-20T14:41:16Z" w:initials="A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Ja, das könnte man rausnehmen oder stark kürzen für die Hosts und nur ins Merkblatt der Aufsichtspersonen reinnehmen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paraIdParent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83EE05E" w16cex:dateUtc="2024-11-18T15:46:50Z"/>
  <w16cex:commentExtensible w16cex:durableId="5772192B" w16cex:dateUtc="2024-11-20T13:41: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83EE05E"/>
  <w16cid:commentId w16cid:paraId="00000002" w16cid:durableId="5772192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nonym">
    <w15:presenceInfo w15:providerId="Teamlab" w15:userId="uid-1723455442389"/>
  </w15:person>
  <w15:person w15:author="Eppler Laura">
    <w15:presenceInfo w15:providerId="Teamlab" w15:userId="oc8w8qnihsjn_3f828b24-9cc1-103a-95c6-4f2a8baa35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5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716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717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718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719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720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721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722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723">
    <w:name w:val="toc 9"/>
    <w:basedOn w:val="883"/>
    <w:next w:val="883"/>
    <w:uiPriority w:val="39"/>
    <w:unhideWhenUsed/>
    <w:pPr>
      <w:pBdr/>
      <w:spacing w:after="100"/>
      <w:ind w:left="1760"/>
    </w:pPr>
  </w:style>
  <w:style w:type="table" w:styleId="72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3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3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3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3"/>
    <w:link w:val="8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3"/>
    <w:link w:val="8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3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3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3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3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8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3"/>
    <w:link w:val="869"/>
    <w:uiPriority w:val="99"/>
    <w:pPr>
      <w:pBdr/>
      <w:spacing/>
      <w:ind/>
    </w:pPr>
  </w:style>
  <w:style w:type="paragraph" w:styleId="871">
    <w:name w:val="Footer"/>
    <w:basedOn w:val="88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3"/>
    <w:link w:val="871"/>
    <w:uiPriority w:val="99"/>
    <w:pPr>
      <w:pBdr/>
      <w:spacing/>
      <w:ind/>
    </w:pPr>
  </w:style>
  <w:style w:type="paragraph" w:styleId="87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8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8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3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paragraph" w:styleId="884">
    <w:name w:val="Heading 1"/>
    <w:basedOn w:val="883"/>
    <w:next w:val="883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5">
    <w:name w:val="Heading 2"/>
    <w:basedOn w:val="883"/>
    <w:next w:val="883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6">
    <w:name w:val="Heading 3"/>
    <w:basedOn w:val="883"/>
    <w:next w:val="883"/>
    <w:link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7">
    <w:name w:val="Heading 4"/>
    <w:basedOn w:val="883"/>
    <w:next w:val="883"/>
    <w:link w:val="8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8">
    <w:name w:val="Heading 5"/>
    <w:basedOn w:val="883"/>
    <w:next w:val="883"/>
    <w:link w:val="9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9">
    <w:name w:val="Heading 6"/>
    <w:basedOn w:val="883"/>
    <w:next w:val="883"/>
    <w:link w:val="90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0">
    <w:name w:val="Heading 7"/>
    <w:basedOn w:val="883"/>
    <w:next w:val="883"/>
    <w:link w:val="90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1">
    <w:name w:val="Heading 8"/>
    <w:basedOn w:val="883"/>
    <w:next w:val="883"/>
    <w:link w:val="90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2">
    <w:name w:val="Heading 9"/>
    <w:basedOn w:val="883"/>
    <w:next w:val="883"/>
    <w:link w:val="90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3" w:default="1">
    <w:name w:val="Default Paragraph Font"/>
    <w:uiPriority w:val="1"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 w:customStyle="1">
    <w:name w:val="Überschrift 1 Zchn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7" w:customStyle="1">
    <w:name w:val="Überschrift 2 Zchn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8" w:customStyle="1">
    <w:name w:val="Überschrift 3 Zchn"/>
    <w:basedOn w:val="893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9" w:customStyle="1">
    <w:name w:val="Überschrift 4 Zchn"/>
    <w:basedOn w:val="893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0" w:customStyle="1">
    <w:name w:val="Überschrift 5 Zchn"/>
    <w:basedOn w:val="893"/>
    <w:link w:val="8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1" w:customStyle="1">
    <w:name w:val="Überschrift 6 Zchn"/>
    <w:basedOn w:val="893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2" w:customStyle="1">
    <w:name w:val="Überschrift 7 Zchn"/>
    <w:basedOn w:val="893"/>
    <w:link w:val="89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3" w:customStyle="1">
    <w:name w:val="Überschrift 8 Zchn"/>
    <w:basedOn w:val="893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4" w:customStyle="1">
    <w:name w:val="Überschrift 9 Zchn"/>
    <w:basedOn w:val="893"/>
    <w:link w:val="89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5">
    <w:name w:val="Title"/>
    <w:basedOn w:val="883"/>
    <w:next w:val="883"/>
    <w:link w:val="90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6" w:customStyle="1">
    <w:name w:val="Titel Zchn"/>
    <w:basedOn w:val="893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7">
    <w:name w:val="Subtitle"/>
    <w:basedOn w:val="883"/>
    <w:next w:val="883"/>
    <w:link w:val="90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8" w:customStyle="1">
    <w:name w:val="Untertitel Zchn"/>
    <w:basedOn w:val="893"/>
    <w:link w:val="9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9">
    <w:name w:val="Quote"/>
    <w:basedOn w:val="883"/>
    <w:next w:val="883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 w:customStyle="1">
    <w:name w:val="Zitat Zchn"/>
    <w:basedOn w:val="893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1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912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883"/>
    <w:next w:val="883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 w:customStyle="1">
    <w:name w:val="Intensives Zitat Zchn"/>
    <w:basedOn w:val="893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Hyperlink"/>
    <w:basedOn w:val="89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7">
    <w:name w:val="Unresolved Mention"/>
    <w:basedOn w:val="8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bf-lehren@hdm-stuttgart.de" TargetMode="External"/><Relationship Id="rId10" Type="http://schemas.openxmlformats.org/officeDocument/2006/relationships/hyperlink" Target="mailto:bf-lehren@hdm-stuttgart.de" TargetMode="External"/><Relationship Id="rId11" Type="http://schemas.openxmlformats.org/officeDocument/2006/relationships/comments" Target="comments.xml" /><Relationship Id="rId12" Type="http://schemas.microsoft.com/office/2011/relationships/commentsExtended" Target="commentsExtended.xml" /><Relationship Id="rId13" Type="http://schemas.microsoft.com/office/2018/08/relationships/commentsExtensible" Target="commentsExtensible.xml" /><Relationship Id="rId14" Type="http://schemas.microsoft.com/office/2016/09/relationships/commentsIds" Target="commentsIds.xml" /><Relationship Id="rId15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Anonym</cp:lastModifiedBy>
  <cp:revision>12</cp:revision>
  <dcterms:created xsi:type="dcterms:W3CDTF">2024-10-02T12:24:00Z</dcterms:created>
  <dcterms:modified xsi:type="dcterms:W3CDTF">2024-11-20T13:41:18Z</dcterms:modified>
</cp:coreProperties>
</file>